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987BE0" w:rsidP="00987BE0" w:rsidRDefault="00987BE0" w14:paraId="07EA045A" w14:textId="77777777">
      <w:pPr>
        <w:pStyle w:val="Figura"/>
        <w:spacing w:after="480"/>
        <w:rPr>
          <w:noProof/>
          <w:lang w:eastAsia="pt-BR"/>
        </w:rPr>
      </w:pPr>
    </w:p>
    <w:p w:rsidR="00987BE0" w:rsidP="00987BE0" w:rsidRDefault="00987BE0" w14:paraId="37B5B122" w14:textId="77777777">
      <w:pPr>
        <w:pStyle w:val="Figura"/>
        <w:spacing w:after="480"/>
        <w:rPr>
          <w:noProof/>
          <w:lang w:eastAsia="pt-BR"/>
        </w:rPr>
      </w:pPr>
    </w:p>
    <w:p w:rsidR="00987BE0" w:rsidP="00987BE0" w:rsidRDefault="00987BE0" w14:paraId="50594748" w14:textId="77777777">
      <w:pPr>
        <w:pStyle w:val="Figura"/>
        <w:spacing w:after="480"/>
        <w:rPr>
          <w:noProof/>
          <w:lang w:eastAsia="pt-BR"/>
        </w:rPr>
      </w:pPr>
    </w:p>
    <w:p w:rsidR="00987BE0" w:rsidP="00987BE0" w:rsidRDefault="00987BE0" w14:paraId="0C107E82" w14:textId="77777777">
      <w:pPr>
        <w:pStyle w:val="Figura"/>
        <w:spacing w:after="480"/>
        <w:rPr>
          <w:noProof/>
          <w:lang w:eastAsia="pt-BR"/>
        </w:rPr>
      </w:pPr>
    </w:p>
    <w:p w:rsidR="00987BE0" w:rsidP="00987BE0" w:rsidRDefault="00987BE0" w14:paraId="6FD20389" w14:textId="77777777">
      <w:pPr>
        <w:pStyle w:val="Figura"/>
        <w:spacing w:after="480"/>
      </w:pPr>
      <w:r>
        <w:rPr>
          <w:noProof/>
          <w:lang w:eastAsia="pt-BR"/>
        </w:rPr>
        <w:drawing>
          <wp:inline distT="0" distB="0" distL="0" distR="0" wp14:anchorId="72798A7D" wp14:editId="3BC2C4A9">
            <wp:extent cx="5400040" cy="11118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N_small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7BE0" w:rsidR="00987BE0" w:rsidP="008616DC" w:rsidRDefault="00BC3392" w14:paraId="66DE9574" w14:textId="5FD5C067">
      <w:pPr>
        <w:pStyle w:val="Ttulodocaptulo"/>
        <w:ind w:firstLine="0"/>
        <w:jc w:val="center"/>
        <w:rPr>
          <w:rStyle w:val="Strong"/>
          <w:b/>
          <w:bCs w:val="0"/>
        </w:rPr>
      </w:pPr>
      <w:r>
        <w:rPr>
          <w:rStyle w:val="Strong"/>
          <w:b/>
          <w:bCs w:val="0"/>
        </w:rPr>
        <w:t>template -</w:t>
      </w:r>
      <w:r w:rsidRPr="00A53080" w:rsidR="00A53080">
        <w:rPr>
          <w:rStyle w:val="Strong"/>
          <w:b/>
          <w:bCs w:val="0"/>
        </w:rPr>
        <w:t xml:space="preserve"> Arquitetando o Universo Big Data da Melhores Compras</w:t>
      </w:r>
    </w:p>
    <w:p w:rsidRPr="00987BE0" w:rsidR="00987BE0" w:rsidP="00591097" w:rsidRDefault="00BC3392" w14:paraId="39D5AB44" w14:textId="44922E1C">
      <w:pPr>
        <w:pStyle w:val="SubTtulo-AutoreVerso"/>
        <w:rPr>
          <w:rStyle w:val="SubTtulo-AutoreVersoChar"/>
          <w:b/>
        </w:rPr>
      </w:pPr>
      <w:r>
        <w:rPr>
          <w:rStyle w:val="SubTtulo-AutoreVersoChar"/>
          <w:b/>
        </w:rPr>
        <w:t>Patrícia Maura Angelini</w:t>
      </w:r>
    </w:p>
    <w:p w:rsidRPr="00987BE0" w:rsidR="00987BE0" w:rsidP="00591097" w:rsidRDefault="00987BE0" w14:paraId="551814B6" w14:textId="77777777">
      <w:pPr>
        <w:pStyle w:val="SubTtulo-AutoreVerso"/>
        <w:rPr>
          <w:rStyle w:val="SubTtulo-AutoreVersoChar"/>
          <w:b/>
        </w:rPr>
      </w:pPr>
      <w:r w:rsidRPr="00987BE0">
        <w:rPr>
          <w:rStyle w:val="SubTtulo-AutoreVersoChar"/>
          <w:b/>
        </w:rPr>
        <w:t xml:space="preserve">Versão </w:t>
      </w:r>
      <w:r w:rsidRPr="00987BE0">
        <w:rPr>
          <w:rStyle w:val="SubTtulo-AutoreVersoChar"/>
          <w:b/>
        </w:rPr>
        <w:fldChar w:fldCharType="begin"/>
      </w:r>
      <w:r w:rsidRPr="00987BE0">
        <w:rPr>
          <w:rStyle w:val="SubTtulo-AutoreVersoChar"/>
          <w:b/>
        </w:rPr>
        <w:instrText xml:space="preserve"> INFO  RevNum  \* MERGEFORMAT </w:instrText>
      </w:r>
      <w:r w:rsidRPr="00987BE0">
        <w:rPr>
          <w:rStyle w:val="SubTtulo-AutoreVersoChar"/>
          <w:b/>
        </w:rPr>
        <w:fldChar w:fldCharType="separate"/>
      </w:r>
      <w:r w:rsidR="006C4A36">
        <w:rPr>
          <w:rStyle w:val="SubTtulo-AutoreVersoChar"/>
          <w:b/>
        </w:rPr>
        <w:t>1</w:t>
      </w:r>
      <w:r w:rsidRPr="00987BE0">
        <w:rPr>
          <w:rStyle w:val="SubTtulo-AutoreVersoChar"/>
          <w:b/>
        </w:rPr>
        <w:fldChar w:fldCharType="end"/>
      </w:r>
    </w:p>
    <w:p w:rsidR="00987BE0" w:rsidP="00987BE0" w:rsidRDefault="00987BE0" w14:paraId="17DF6F20" w14:textId="77777777">
      <w:pPr>
        <w:spacing w:after="160" w:line="259" w:lineRule="auto"/>
        <w:ind w:firstLine="0"/>
        <w:jc w:val="left"/>
      </w:pPr>
      <w:r>
        <w:br w:type="page"/>
      </w:r>
    </w:p>
    <w:p w:rsidRPr="00987BE0" w:rsidR="00987BE0" w:rsidP="00591097" w:rsidRDefault="00987BE0" w14:paraId="71B6CC67" w14:textId="48812F08">
      <w:pPr>
        <w:pStyle w:val="Ttulo-Sumrios"/>
        <w:rPr>
          <w:rStyle w:val="SubTtulo-AutoreVersoChar"/>
          <w:b/>
        </w:rPr>
      </w:pPr>
      <w:r w:rsidRPr="00987BE0">
        <w:rPr>
          <w:rStyle w:val="SubTtulo-AutoreVersoChar"/>
          <w:b/>
        </w:rPr>
        <w:t>HISTÓRI</w:t>
      </w:r>
      <w:r w:rsidR="00A36C8B">
        <w:rPr>
          <w:rStyle w:val="SubTtulo-AutoreVersoChar"/>
          <w:b/>
        </w:rPr>
        <w:t>C</w:t>
      </w:r>
      <w:r w:rsidRPr="00987BE0">
        <w:rPr>
          <w:rStyle w:val="SubTtulo-AutoreVersoChar"/>
          <w:b/>
        </w:rPr>
        <w:t xml:space="preserve">O DE </w:t>
      </w:r>
      <w:r w:rsidR="000F0E4E">
        <w:rPr>
          <w:rStyle w:val="SubTtulo-AutoreVersoChar"/>
          <w:b/>
        </w:rPr>
        <w:t>VERSÕES</w:t>
      </w:r>
    </w:p>
    <w:tbl>
      <w:tblPr>
        <w:tblStyle w:val="Histricoderevises"/>
        <w:tblW w:w="5000" w:type="pct"/>
        <w:tblLook w:val="0420" w:firstRow="1" w:lastRow="0" w:firstColumn="0" w:lastColumn="0" w:noHBand="0" w:noVBand="1"/>
      </w:tblPr>
      <w:tblGrid>
        <w:gridCol w:w="903"/>
        <w:gridCol w:w="1362"/>
        <w:gridCol w:w="2267"/>
        <w:gridCol w:w="4529"/>
      </w:tblGrid>
      <w:tr w:rsidRPr="00B118A1" w:rsidR="00987BE0" w:rsidTr="0CE488D6" w14:paraId="55D0529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8" w:type="pct"/>
            <w:tcMar/>
          </w:tcPr>
          <w:p w:rsidRPr="00B118A1" w:rsidR="00987BE0" w:rsidP="00072A6C" w:rsidRDefault="00987BE0" w14:paraId="0CCC8AF3" w14:textId="77777777">
            <w:pPr>
              <w:pStyle w:val="TtuloTabelas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Versão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1" w:type="pct"/>
            <w:tcMar/>
          </w:tcPr>
          <w:p w:rsidRPr="00B118A1" w:rsidR="00987BE0" w:rsidP="00072A6C" w:rsidRDefault="00987BE0" w14:paraId="1DFB45C0" w14:textId="77777777">
            <w:pPr>
              <w:pStyle w:val="TtuloTabelas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Data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1" w:type="pct"/>
            <w:tcMar/>
          </w:tcPr>
          <w:p w:rsidRPr="00B118A1" w:rsidR="00987BE0" w:rsidP="00072A6C" w:rsidRDefault="00987BE0" w14:paraId="4BAF9670" w14:textId="77777777">
            <w:pPr>
              <w:pStyle w:val="TtuloTabelas"/>
              <w:jc w:val="left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Responsável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pct"/>
            <w:tcMar/>
          </w:tcPr>
          <w:p w:rsidRPr="00B118A1" w:rsidR="00987BE0" w:rsidP="00072A6C" w:rsidRDefault="00987BE0" w14:paraId="2A2B2FAA" w14:textId="77777777">
            <w:pPr>
              <w:pStyle w:val="TtuloTabelas"/>
              <w:jc w:val="left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Descrição</w:t>
            </w:r>
          </w:p>
        </w:tc>
      </w:tr>
      <w:tr w:rsidRPr="00B118A1" w:rsidR="00987BE0" w:rsidTr="0CE488D6" w14:paraId="6CF984A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8" w:type="pct"/>
            <w:tcMar/>
          </w:tcPr>
          <w:p w:rsidRPr="00B118A1" w:rsidR="00987BE0" w:rsidP="00591097" w:rsidRDefault="00BC3392" w14:paraId="33FD4FC9" w14:textId="0CF67C70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sz w:val="20"/>
                <w:szCs w:val="16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1" w:type="pct"/>
            <w:tcMar/>
          </w:tcPr>
          <w:p w:rsidRPr="00B118A1" w:rsidR="00987BE0" w:rsidP="00591097" w:rsidRDefault="00BC3392" w14:paraId="17EA9F33" w14:textId="5F628A00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1</w:t>
            </w:r>
            <w:r w:rsidR="00A53080">
              <w:rPr>
                <w:rStyle w:val="SubTtulo-AutoreVersoChar"/>
                <w:b w:val="0"/>
                <w:bCs w:val="0"/>
                <w:sz w:val="20"/>
                <w:szCs w:val="16"/>
              </w:rPr>
              <w:t>8</w:t>
            </w: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/06/2024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1" w:type="pct"/>
            <w:tcMar/>
          </w:tcPr>
          <w:p w:rsidRPr="00B118A1" w:rsidR="00987BE0" w:rsidP="00591097" w:rsidRDefault="00BC3392" w14:paraId="1EEA1E74" w14:textId="7E240D31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Patrícia Maura Angelini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pct"/>
            <w:tcMar/>
          </w:tcPr>
          <w:p w:rsidRPr="00B118A1" w:rsidR="00987BE0" w:rsidP="00591097" w:rsidRDefault="00BC3392" w14:paraId="169F0117" w14:textId="11083A7B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 xml:space="preserve">Versão Inicial Template PBL Fase </w:t>
            </w:r>
            <w:r w:rsidR="00A53080">
              <w:rPr>
                <w:rStyle w:val="SubTtulo-AutoreVersoChar"/>
                <w:b w:val="0"/>
                <w:bCs w:val="0"/>
                <w:sz w:val="20"/>
                <w:szCs w:val="16"/>
              </w:rPr>
              <w:t>6</w:t>
            </w: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 xml:space="preserve"> - </w:t>
            </w:r>
            <w:r w:rsidRPr="00BC3392">
              <w:rPr>
                <w:rStyle w:val="SubTtulo-AutoreVersoChar"/>
                <w:b w:val="0"/>
                <w:bCs w:val="0"/>
                <w:sz w:val="20"/>
                <w:szCs w:val="16"/>
              </w:rPr>
              <w:t xml:space="preserve">CAP 01 - </w:t>
            </w:r>
            <w:r w:rsidRPr="00A53080" w:rsidR="00A53080">
              <w:rPr>
                <w:rStyle w:val="SubTtulo-AutoreVersoChar"/>
                <w:b w:val="0"/>
                <w:bCs w:val="0"/>
                <w:sz w:val="20"/>
                <w:szCs w:val="16"/>
              </w:rPr>
              <w:t>ARQUITETANDO O UNIVERSO BIG DATA DA MELHORES COMPRAS</w:t>
            </w:r>
          </w:p>
        </w:tc>
      </w:tr>
      <w:tr w:rsidRPr="00B118A1" w:rsidR="00987BE0" w:rsidTr="0CE488D6" w14:paraId="4E63665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8" w:type="pct"/>
            <w:tcMar/>
          </w:tcPr>
          <w:p w:rsidRPr="00B118A1" w:rsidR="00987BE0" w:rsidP="00591097" w:rsidRDefault="00987BE0" w14:paraId="3B61F3F3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1" w:type="pct"/>
            <w:tcMar/>
          </w:tcPr>
          <w:p w:rsidRPr="00B118A1" w:rsidR="00987BE0" w:rsidP="0CE488D6" w:rsidRDefault="00987BE0" w14:paraId="37D874A4" w14:textId="1A1F4AF9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20"/>
              </w:rPr>
            </w:pPr>
            <w:r w:rsidRPr="0CE488D6" w:rsidR="1EF330E6">
              <w:rPr>
                <w:rStyle w:val="SubTtulo-AutoreVersoChar"/>
                <w:b w:val="0"/>
                <w:bCs w:val="0"/>
                <w:sz w:val="20"/>
                <w:szCs w:val="20"/>
              </w:rPr>
              <w:t>27/06/2024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1" w:type="pct"/>
            <w:tcMar/>
          </w:tcPr>
          <w:p w:rsidRPr="00B118A1" w:rsidR="00987BE0" w:rsidP="0CE488D6" w:rsidRDefault="00987BE0" w14:paraId="05FF765F" w14:textId="1C653380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20"/>
              </w:rPr>
            </w:pPr>
            <w:ins w:author="Rita de Cássia Rodrigues" w:date="2024-06-27T12:53:45.171Z" w:id="1833918391">
              <w:r w:rsidRPr="0CE488D6" w:rsidR="1EF330E6">
                <w:rPr>
                  <w:rStyle w:val="SubTtulo-AutoreVersoChar"/>
                  <w:b w:val="0"/>
                  <w:bCs w:val="0"/>
                  <w:sz w:val="20"/>
                  <w:szCs w:val="20"/>
                </w:rPr>
                <w:t>Rita de Cássia Rodrigues</w:t>
              </w:r>
            </w:ins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pct"/>
            <w:tcMar/>
          </w:tcPr>
          <w:p w:rsidRPr="00B118A1" w:rsidR="00987BE0" w:rsidP="0CE488D6" w:rsidRDefault="00987BE0" w14:paraId="346CD63B" w14:textId="4C24840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20"/>
              </w:rPr>
            </w:pPr>
            <w:ins w:author="Rita de Cássia Rodrigues" w:date="2024-06-27T12:53:50.125Z" w:id="215219349">
              <w:r w:rsidRPr="0CE488D6" w:rsidR="1EF330E6">
                <w:rPr>
                  <w:rStyle w:val="SubTtulo-AutoreVersoChar"/>
                  <w:b w:val="0"/>
                  <w:bCs w:val="0"/>
                  <w:sz w:val="20"/>
                  <w:szCs w:val="20"/>
                </w:rPr>
                <w:t>Revisão acadêmica</w:t>
              </w:r>
            </w:ins>
          </w:p>
        </w:tc>
      </w:tr>
      <w:tr w:rsidRPr="00B118A1" w:rsidR="00987BE0" w:rsidTr="0CE488D6" w14:paraId="352F26D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8" w:type="pct"/>
            <w:tcMar/>
          </w:tcPr>
          <w:p w:rsidRPr="00B118A1" w:rsidR="00987BE0" w:rsidP="00591097" w:rsidRDefault="00987BE0" w14:paraId="565A917E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1" w:type="pct"/>
            <w:tcMar/>
          </w:tcPr>
          <w:p w:rsidRPr="00B118A1" w:rsidR="00987BE0" w:rsidP="00591097" w:rsidRDefault="00987BE0" w14:paraId="6B8C5FD8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1" w:type="pct"/>
            <w:tcMar/>
          </w:tcPr>
          <w:p w:rsidRPr="00B118A1" w:rsidR="00987BE0" w:rsidP="00591097" w:rsidRDefault="00987BE0" w14:paraId="0345CFD8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pct"/>
            <w:tcMar/>
          </w:tcPr>
          <w:p w:rsidRPr="00B118A1" w:rsidR="00987BE0" w:rsidP="00591097" w:rsidRDefault="00987BE0" w14:paraId="28433403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</w:tr>
      <w:tr w:rsidRPr="00B118A1" w:rsidR="00987BE0" w:rsidTr="0CE488D6" w14:paraId="24FD510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8" w:type="pct"/>
            <w:tcMar/>
          </w:tcPr>
          <w:p w:rsidRPr="00B118A1" w:rsidR="00987BE0" w:rsidP="00591097" w:rsidRDefault="00987BE0" w14:paraId="6CF0F498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1" w:type="pct"/>
            <w:tcMar/>
          </w:tcPr>
          <w:p w:rsidRPr="00B118A1" w:rsidR="00987BE0" w:rsidP="00591097" w:rsidRDefault="00987BE0" w14:paraId="72E44ECC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1" w:type="pct"/>
            <w:tcMar/>
          </w:tcPr>
          <w:p w:rsidRPr="00B118A1" w:rsidR="00987BE0" w:rsidP="00591097" w:rsidRDefault="00987BE0" w14:paraId="3BAFD162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pct"/>
            <w:tcMar/>
          </w:tcPr>
          <w:p w:rsidRPr="00B118A1" w:rsidR="00987BE0" w:rsidP="00591097" w:rsidRDefault="00987BE0" w14:paraId="63007E62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</w:tr>
      <w:tr w:rsidRPr="00B118A1" w:rsidR="00987BE0" w:rsidTr="0CE488D6" w14:paraId="4266F9A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8" w:type="pct"/>
            <w:tcMar/>
          </w:tcPr>
          <w:p w:rsidRPr="00B118A1" w:rsidR="00987BE0" w:rsidP="00591097" w:rsidRDefault="00987BE0" w14:paraId="2519D102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1" w:type="pct"/>
            <w:tcMar/>
          </w:tcPr>
          <w:p w:rsidRPr="00B118A1" w:rsidR="00987BE0" w:rsidP="00591097" w:rsidRDefault="00987BE0" w14:paraId="6A74094C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1" w:type="pct"/>
            <w:tcMar/>
          </w:tcPr>
          <w:p w:rsidRPr="00B118A1" w:rsidR="00987BE0" w:rsidP="00591097" w:rsidRDefault="00987BE0" w14:paraId="0095A512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pct"/>
            <w:tcMar/>
          </w:tcPr>
          <w:p w:rsidRPr="00B118A1" w:rsidR="00987BE0" w:rsidP="00591097" w:rsidRDefault="00987BE0" w14:paraId="07EA4BB4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</w:tr>
      <w:tr w:rsidRPr="00B118A1" w:rsidR="00987BE0" w:rsidTr="0CE488D6" w14:paraId="5C0A6B5A" w14:textId="77777777">
        <w:trPr>
          <w:trHeight w:val="77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8" w:type="pct"/>
            <w:tcMar/>
          </w:tcPr>
          <w:p w:rsidRPr="00B118A1" w:rsidR="00987BE0" w:rsidP="00591097" w:rsidRDefault="00987BE0" w14:paraId="03846908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1" w:type="pct"/>
            <w:tcMar/>
          </w:tcPr>
          <w:p w:rsidRPr="00B118A1" w:rsidR="00987BE0" w:rsidP="00591097" w:rsidRDefault="00987BE0" w14:paraId="09BDFC2D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1" w:type="pct"/>
            <w:tcMar/>
          </w:tcPr>
          <w:p w:rsidRPr="00B118A1" w:rsidR="00987BE0" w:rsidP="00591097" w:rsidRDefault="00987BE0" w14:paraId="587FFA86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pct"/>
            <w:tcMar/>
          </w:tcPr>
          <w:p w:rsidRPr="00B118A1" w:rsidR="00987BE0" w:rsidP="00591097" w:rsidRDefault="00987BE0" w14:paraId="40BADF04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</w:tr>
      <w:tr w:rsidRPr="00B118A1" w:rsidR="00987BE0" w:rsidTr="0CE488D6" w14:paraId="6992642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8" w:type="pct"/>
            <w:tcMar/>
          </w:tcPr>
          <w:p w:rsidRPr="00B118A1" w:rsidR="00987BE0" w:rsidP="00591097" w:rsidRDefault="00987BE0" w14:paraId="16C53FCD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1" w:type="pct"/>
            <w:tcMar/>
          </w:tcPr>
          <w:p w:rsidRPr="00B118A1" w:rsidR="00987BE0" w:rsidP="00591097" w:rsidRDefault="00987BE0" w14:paraId="282D68BA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1" w:type="pct"/>
            <w:tcMar/>
          </w:tcPr>
          <w:p w:rsidRPr="00B118A1" w:rsidR="00987BE0" w:rsidP="00591097" w:rsidRDefault="00987BE0" w14:paraId="71176575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99" w:type="pct"/>
            <w:tcMar/>
          </w:tcPr>
          <w:p w:rsidRPr="00B118A1" w:rsidR="00987BE0" w:rsidP="00591097" w:rsidRDefault="00987BE0" w14:paraId="299C3B0E" w14:textId="7777777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</w:tr>
    </w:tbl>
    <w:p w:rsidR="00987BE0" w:rsidP="00591097" w:rsidRDefault="00987BE0" w14:paraId="3019CEE4" w14:textId="77777777">
      <w:pPr>
        <w:pStyle w:val="SubTtulo-AutoreVerso"/>
        <w:rPr>
          <w:rStyle w:val="SubTtulo-AutoreVersoChar"/>
          <w:b/>
        </w:rPr>
      </w:pPr>
    </w:p>
    <w:p w:rsidR="00987BE0" w:rsidP="00591097" w:rsidRDefault="00987BE0" w14:paraId="6922D1AC" w14:textId="77777777">
      <w:pPr>
        <w:pStyle w:val="SubTtulo-AutoreVerso"/>
        <w:rPr>
          <w:rStyle w:val="SubTtulo-AutoreVersoChar"/>
          <w:b/>
        </w:rPr>
      </w:pPr>
      <w:r>
        <w:rPr>
          <w:rStyle w:val="SubTtulo-AutoreVersoChar"/>
        </w:rPr>
        <w:br w:type="page"/>
      </w:r>
    </w:p>
    <w:p w:rsidR="00987BE0" w:rsidP="00591097" w:rsidRDefault="00987BE0" w14:paraId="77D2B34F" w14:textId="77777777">
      <w:pPr>
        <w:pStyle w:val="SubTtulo-AutoreVerso"/>
        <w:rPr>
          <w:rStyle w:val="SubTtulo-AutoreVersoChar"/>
          <w:b/>
        </w:rPr>
      </w:pPr>
    </w:p>
    <w:p w:rsidR="00987BE0" w:rsidP="00591097" w:rsidRDefault="00987BE0" w14:paraId="6935D941" w14:textId="77777777">
      <w:pPr>
        <w:pStyle w:val="SubTtulo-AutoreVerso"/>
        <w:rPr>
          <w:rStyle w:val="SubTtulo-AutoreVersoChar"/>
          <w:b/>
        </w:rPr>
      </w:pPr>
    </w:p>
    <w:p w:rsidR="00987BE0" w:rsidP="00591097" w:rsidRDefault="00987BE0" w14:paraId="51DC80AF" w14:textId="77777777">
      <w:pPr>
        <w:pStyle w:val="SubTtulo-AutoreVerso"/>
        <w:rPr>
          <w:rStyle w:val="SubTtulo-AutoreVersoChar"/>
          <w:b/>
        </w:rPr>
      </w:pPr>
    </w:p>
    <w:p w:rsidR="00987BE0" w:rsidP="00591097" w:rsidRDefault="00987BE0" w14:paraId="13418CE6" w14:textId="77777777">
      <w:pPr>
        <w:pStyle w:val="SubTtulo-AutoreVerso"/>
        <w:rPr>
          <w:rStyle w:val="SubTtulo-AutoreVersoChar"/>
          <w:b/>
        </w:rPr>
      </w:pPr>
    </w:p>
    <w:p w:rsidR="00987BE0" w:rsidP="00591097" w:rsidRDefault="00987BE0" w14:paraId="54C7066E" w14:textId="77777777">
      <w:pPr>
        <w:pStyle w:val="SubTtulo-AutoreVerso"/>
        <w:rPr>
          <w:rStyle w:val="SubTtulo-AutoreVersoChar"/>
          <w:b/>
        </w:rPr>
      </w:pPr>
    </w:p>
    <w:p w:rsidR="00987BE0" w:rsidP="00591097" w:rsidRDefault="00987BE0" w14:paraId="724E909C" w14:textId="77777777">
      <w:pPr>
        <w:pStyle w:val="SubTtulo-AutoreVerso"/>
        <w:rPr>
          <w:rStyle w:val="SubTtulo-AutoreVersoChar"/>
          <w:b/>
        </w:rPr>
      </w:pPr>
    </w:p>
    <w:p w:rsidR="00A36C8B" w:rsidP="00A36C8B" w:rsidRDefault="00A36C8B" w14:paraId="4B0EAB08" w14:textId="77777777">
      <w:pPr>
        <w:ind w:firstLine="0"/>
        <w:jc w:val="center"/>
      </w:pPr>
    </w:p>
    <w:p w:rsidR="00A36C8B" w:rsidP="00A36C8B" w:rsidRDefault="00A36C8B" w14:paraId="0CC41D36" w14:textId="77777777">
      <w:pPr>
        <w:ind w:firstLine="0"/>
        <w:jc w:val="center"/>
      </w:pPr>
    </w:p>
    <w:p w:rsidR="00A36C8B" w:rsidP="00A36C8B" w:rsidRDefault="00A36C8B" w14:paraId="5AA16925" w14:textId="77777777">
      <w:pPr>
        <w:ind w:firstLine="0"/>
        <w:jc w:val="center"/>
      </w:pPr>
    </w:p>
    <w:p w:rsidR="00A36C8B" w:rsidP="00A36C8B" w:rsidRDefault="00A36C8B" w14:paraId="7D4BAA0C" w14:textId="77777777">
      <w:pPr>
        <w:ind w:firstLine="0"/>
        <w:jc w:val="center"/>
      </w:pPr>
    </w:p>
    <w:p w:rsidR="00987BE0" w:rsidP="00A36C8B" w:rsidRDefault="00987BE0" w14:paraId="5AC786FE" w14:textId="77777777">
      <w:pPr>
        <w:ind w:firstLine="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FF6CEC" wp14:editId="1702784C">
                <wp:simplePos x="0" y="0"/>
                <wp:positionH relativeFrom="column">
                  <wp:posOffset>96520</wp:posOffset>
                </wp:positionH>
                <wp:positionV relativeFrom="paragraph">
                  <wp:posOffset>943610</wp:posOffset>
                </wp:positionV>
                <wp:extent cx="5361940" cy="2537460"/>
                <wp:effectExtent l="0" t="0" r="10160" b="15240"/>
                <wp:wrapTopAndBottom/>
                <wp:docPr id="4" name="Retâ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61940" cy="2537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D1183" w:rsidP="00987BE0" w:rsidRDefault="00ED1183" w14:paraId="6AB0D5A5" w14:textId="77777777">
                            <w:pPr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</w:t>
                            </w:r>
                          </w:p>
                          <w:p w:rsidR="00ED1183" w:rsidP="00987BE0" w:rsidRDefault="00ED1183" w14:paraId="1D00F8E7" w14:textId="77777777">
                            <w:pPr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eastAsia="Arial"/>
                                <w:sz w:val="18"/>
                              </w:rPr>
                              <w:t>A000a    Sobrenome, Nome</w:t>
                            </w:r>
                          </w:p>
                          <w:p w:rsidR="00ED1183" w:rsidP="00987BE0" w:rsidRDefault="00ED1183" w14:paraId="49598737" w14:textId="77777777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Título [livro eletrônico] / Nome Sobrenome. -- São Paulo : Fiap, 2016.</w:t>
                            </w:r>
                          </w:p>
                          <w:p w:rsidR="00ED1183" w:rsidP="00987BE0" w:rsidRDefault="00ED1183" w14:paraId="0AA525E5" w14:textId="77777777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 x MB ; ePUB</w:t>
                            </w:r>
                          </w:p>
                          <w:p w:rsidR="00ED1183" w:rsidP="00987BE0" w:rsidRDefault="00ED1183" w14:paraId="7CAB7EA8" w14:textId="77777777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                      </w:t>
                            </w:r>
                          </w:p>
                          <w:p w:rsidR="00ED1183" w:rsidP="00987BE0" w:rsidRDefault="00ED1183" w14:paraId="5A26E346" w14:textId="77777777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Bibliografia.</w:t>
                            </w:r>
                          </w:p>
                          <w:p w:rsidR="00ED1183" w:rsidP="00987BE0" w:rsidRDefault="00ED1183" w14:paraId="20E9D22B" w14:textId="77777777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ISBN 000-00-00000-00-0</w:t>
                            </w:r>
                          </w:p>
                          <w:p w:rsidR="00ED1183" w:rsidP="00987BE0" w:rsidRDefault="00ED1183" w14:paraId="45307803" w14:textId="77777777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 </w:t>
                            </w:r>
                          </w:p>
                          <w:p w:rsidR="00ED1183" w:rsidP="00987BE0" w:rsidRDefault="00ED1183" w14:paraId="6F78F45D" w14:textId="77777777">
                            <w:pPr>
                              <w:spacing w:after="0"/>
                              <w:rPr>
                                <w:rFonts w:eastAsia="Arial"/>
                                <w:sz w:val="20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eastAsia="Arial"/>
                                <w:sz w:val="18"/>
                              </w:rPr>
                              <w:t>Categoria. 2. Subcategoria. S., Nome. II. Título.</w:t>
                            </w:r>
                            <w:r>
                              <w:rPr>
                                <w:rFonts w:eastAsia="Arial"/>
                                <w:sz w:val="20"/>
                              </w:rPr>
                              <w:t xml:space="preserve">                                </w:t>
                            </w:r>
                          </w:p>
                          <w:p w:rsidR="00ED1183" w:rsidP="00987BE0" w:rsidRDefault="00ED1183" w14:paraId="0E43757F" w14:textId="77777777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                                                                       </w:t>
                            </w:r>
                          </w:p>
                          <w:p w:rsidR="00ED1183" w:rsidP="00987BE0" w:rsidRDefault="00ED1183" w14:paraId="4CFF3738" w14:textId="77777777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                                                              CDU 000.000.00</w:t>
                            </w:r>
                          </w:p>
                          <w:p w:rsidR="00ED1183" w:rsidP="00987BE0" w:rsidRDefault="00ED1183" w14:paraId="75F62E04" w14:textId="77777777"/>
                          <w:p w:rsidR="00ED1183" w:rsidP="00987BE0" w:rsidRDefault="00ED1183" w14:paraId="00504505" w14:textId="77777777">
                            <w:pPr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</w:t>
                            </w:r>
                          </w:p>
                          <w:p w:rsidR="00ED1183" w:rsidP="00987BE0" w:rsidRDefault="00ED1183" w14:paraId="22748425" w14:textId="77777777">
                            <w:pPr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    </w:t>
                            </w:r>
                          </w:p>
                          <w:p w:rsidR="00ED1183" w:rsidP="00987BE0" w:rsidRDefault="00ED1183" w14:paraId="6AFE432D" w14:textId="77777777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8F03F9D">
              <v:rect id="Retângulo 4" style="position:absolute;left:0;text-align:left;margin-left:7.6pt;margin-top:74.3pt;width:422.2pt;height:19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strokecolor="gray" w14:anchorId="39FF6C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">
                <v:stroke joinstyle="round"/>
                <v:textbox inset="0,0,0,0">
                  <w:txbxContent>
                    <w:p w:rsidR="00ED1183" w:rsidP="00987BE0" w:rsidRDefault="00ED1183" w14:paraId="3891630B" w14:textId="77777777">
                      <w:pPr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</w:t>
                      </w:r>
                    </w:p>
                    <w:p w:rsidR="00ED1183" w:rsidP="00987BE0" w:rsidRDefault="00ED1183" w14:paraId="437B37AB" w14:textId="77777777">
                      <w:pPr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ab/>
                      </w:r>
                      <w:r>
                        <w:rPr>
                          <w:rFonts w:eastAsia="Arial"/>
                          <w:sz w:val="18"/>
                        </w:rPr>
                        <w:t>A000a    Sobrenome, Nome</w:t>
                      </w:r>
                    </w:p>
                    <w:p w:rsidR="00ED1183" w:rsidP="00987BE0" w:rsidRDefault="00ED1183" w14:paraId="7A0D535F" w14:textId="77777777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Título [livro eletrônico] / Nome Sobrenome. -- São Paulo : Fiap, 2016.</w:t>
                      </w:r>
                    </w:p>
                    <w:p w:rsidR="00ED1183" w:rsidP="00987BE0" w:rsidRDefault="00ED1183" w14:paraId="5039F91D" w14:textId="77777777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 x MB ; ePUB</w:t>
                      </w:r>
                    </w:p>
                    <w:p w:rsidR="00ED1183" w:rsidP="00987BE0" w:rsidRDefault="00ED1183" w14:paraId="76448ACC" w14:textId="77777777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                      </w:t>
                      </w:r>
                    </w:p>
                    <w:p w:rsidR="00ED1183" w:rsidP="00987BE0" w:rsidRDefault="00ED1183" w14:paraId="75CC2AC7" w14:textId="77777777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Bibliografia.</w:t>
                      </w:r>
                    </w:p>
                    <w:p w:rsidR="00ED1183" w:rsidP="00987BE0" w:rsidRDefault="00ED1183" w14:paraId="69B2323A" w14:textId="77777777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ISBN 000-00-00000-00-0</w:t>
                      </w:r>
                    </w:p>
                    <w:p w:rsidR="00ED1183" w:rsidP="00987BE0" w:rsidRDefault="00ED1183" w14:paraId="38B3AD24" w14:textId="77777777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 </w:t>
                      </w:r>
                    </w:p>
                    <w:p w:rsidR="00ED1183" w:rsidP="00987BE0" w:rsidRDefault="00ED1183" w14:paraId="37FA6FA0" w14:textId="77777777">
                      <w:pPr>
                        <w:spacing w:after="0"/>
                        <w:rPr>
                          <w:rFonts w:eastAsia="Arial"/>
                          <w:sz w:val="20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ab/>
                      </w:r>
                      <w:r>
                        <w:rPr>
                          <w:rFonts w:eastAsia="Arial"/>
                          <w:sz w:val="18"/>
                        </w:rPr>
                        <w:t>Categoria. 2. Subcategoria. S., Nome. II. Título.</w:t>
                      </w:r>
                      <w:r>
                        <w:rPr>
                          <w:rFonts w:eastAsia="Arial"/>
                          <w:sz w:val="20"/>
                        </w:rPr>
                        <w:t xml:space="preserve">                                </w:t>
                      </w:r>
                    </w:p>
                    <w:p w:rsidR="00ED1183" w:rsidP="00987BE0" w:rsidRDefault="00ED1183" w14:paraId="2F4385DC" w14:textId="77777777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                                                                       </w:t>
                      </w:r>
                    </w:p>
                    <w:p w:rsidR="00ED1183" w:rsidP="00987BE0" w:rsidRDefault="00ED1183" w14:paraId="3FEDD56D" w14:textId="77777777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                                                              CDU 000.000.00</w:t>
                      </w:r>
                    </w:p>
                    <w:p w:rsidR="00ED1183" w:rsidP="00987BE0" w:rsidRDefault="00ED1183" w14:paraId="672A6659" w14:textId="77777777"/>
                    <w:p w:rsidR="00ED1183" w:rsidP="00987BE0" w:rsidRDefault="00ED1183" w14:paraId="510C577A" w14:textId="77777777">
                      <w:pPr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</w:t>
                      </w:r>
                    </w:p>
                    <w:p w:rsidR="00ED1183" w:rsidP="00987BE0" w:rsidRDefault="00ED1183" w14:paraId="6E89FBEA" w14:textId="77777777">
                      <w:pPr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    </w:t>
                      </w:r>
                    </w:p>
                    <w:p w:rsidR="00ED1183" w:rsidP="00987BE0" w:rsidRDefault="00ED1183" w14:paraId="0A37501D" w14:textId="77777777"/>
                  </w:txbxContent>
                </v:textbox>
                <w10:wrap type="topAndBottom"/>
              </v:rect>
            </w:pict>
          </mc:Fallback>
        </mc:AlternateContent>
      </w:r>
      <w:r>
        <w:t xml:space="preserve">FICHA CATALOGRÁFICA </w:t>
      </w:r>
      <w:r>
        <w:br/>
      </w:r>
      <w:r w:rsidRPr="000F0751">
        <w:rPr>
          <w:b/>
          <w:color w:val="FF0000"/>
        </w:rPr>
        <w:t>[NÃO PREENCHER - PARA USO DO DEPTO DE EAD</w:t>
      </w:r>
      <w:r>
        <w:rPr>
          <w:b/>
          <w:color w:val="FF0000"/>
        </w:rPr>
        <w:t xml:space="preserve"> E BIBLIOTECA</w:t>
      </w:r>
      <w:r w:rsidRPr="000F0751">
        <w:rPr>
          <w:b/>
          <w:color w:val="FF0000"/>
        </w:rPr>
        <w:t>]</w:t>
      </w:r>
    </w:p>
    <w:p w:rsidR="00987BE0" w:rsidP="00591097" w:rsidRDefault="00987BE0" w14:paraId="3392A932" w14:textId="77777777">
      <w:pPr>
        <w:pStyle w:val="Ttulo-Sumrios"/>
      </w:pPr>
      <w:r>
        <w:rPr>
          <w:rStyle w:val="SubTtulo-AutoreVersoChar"/>
        </w:rPr>
        <w:br w:type="page"/>
      </w:r>
      <w:r>
        <w:t>RESUMO</w:t>
      </w:r>
    </w:p>
    <w:p w:rsidR="00072A6C" w:rsidP="00A36C8B" w:rsidRDefault="00BC3392" w14:paraId="1C71C4B9" w14:textId="364ED94D">
      <w:pPr>
        <w:pStyle w:val="TXTRESUMO"/>
        <w:rPr>
          <w:rStyle w:val="SubTtulo-AutoreVersoChar"/>
          <w:b w:val="0"/>
        </w:rPr>
      </w:pPr>
      <w:r>
        <w:rPr>
          <w:rStyle w:val="SubTtulo-AutoreVersoChar"/>
          <w:b w:val="0"/>
        </w:rPr>
        <w:t xml:space="preserve">Template para atividade de PBL fase </w:t>
      </w:r>
      <w:r w:rsidR="00A53080">
        <w:rPr>
          <w:rStyle w:val="SubTtulo-AutoreVersoChar"/>
          <w:b w:val="0"/>
        </w:rPr>
        <w:t>6</w:t>
      </w:r>
      <w:r>
        <w:rPr>
          <w:rStyle w:val="SubTtulo-AutoreVersoChar"/>
          <w:b w:val="0"/>
        </w:rPr>
        <w:t xml:space="preserve"> 1º ano TSC</w:t>
      </w:r>
      <w:r w:rsidRPr="00987BE0" w:rsidR="00072A6C">
        <w:rPr>
          <w:rStyle w:val="SubTtulo-AutoreVersoChar"/>
          <w:b w:val="0"/>
        </w:rPr>
        <w:t>.</w:t>
      </w:r>
    </w:p>
    <w:p w:rsidR="00A36C8B" w:rsidP="00A36C8B" w:rsidRDefault="00A36C8B" w14:paraId="5394B3B7" w14:textId="77777777">
      <w:pPr>
        <w:pStyle w:val="TXTRESUMO"/>
        <w:rPr>
          <w:rStyle w:val="SubTtulo-AutoreVersoChar"/>
          <w:b w:val="0"/>
        </w:rPr>
      </w:pPr>
    </w:p>
    <w:p w:rsidRPr="00987BE0" w:rsidR="00A36C8B" w:rsidP="00A36C8B" w:rsidRDefault="00A36C8B" w14:paraId="0ABF4A67" w14:textId="513F2799">
      <w:pPr>
        <w:pStyle w:val="TXTRESUMO"/>
        <w:rPr>
          <w:rStyle w:val="SubTtulo-AutoreVersoChar"/>
          <w:b w:val="0"/>
        </w:rPr>
      </w:pPr>
      <w:r w:rsidRPr="00ED6A41">
        <w:rPr>
          <w:rStyle w:val="SubTtulo-AutoreVersoChar"/>
        </w:rPr>
        <w:t>Palavras-chave:</w:t>
      </w:r>
      <w:r>
        <w:rPr>
          <w:rStyle w:val="SubTtulo-AutoreVersoChar"/>
          <w:b w:val="0"/>
        </w:rPr>
        <w:t xml:space="preserve"> </w:t>
      </w:r>
      <w:r w:rsidR="00BC3392">
        <w:rPr>
          <w:rStyle w:val="SubTtulo-AutoreVersoChar"/>
          <w:b w:val="0"/>
        </w:rPr>
        <w:t xml:space="preserve">PBL. FASE </w:t>
      </w:r>
      <w:r w:rsidR="00A53080">
        <w:rPr>
          <w:rStyle w:val="SubTtulo-AutoreVersoChar"/>
          <w:b w:val="0"/>
        </w:rPr>
        <w:t>6</w:t>
      </w:r>
      <w:r w:rsidR="00BC3392">
        <w:rPr>
          <w:rStyle w:val="SubTtulo-AutoreVersoChar"/>
          <w:b w:val="0"/>
        </w:rPr>
        <w:t>. TEMPLATE</w:t>
      </w:r>
    </w:p>
    <w:p w:rsidR="00A36C8B" w:rsidP="00591097" w:rsidRDefault="00987BE0" w14:paraId="6795F981" w14:textId="77777777">
      <w:pPr>
        <w:pStyle w:val="Ttulo-Sumrios"/>
        <w:rPr>
          <w:rStyle w:val="SubTtulo-AutoreVersoChar"/>
        </w:rPr>
      </w:pPr>
      <w:r>
        <w:rPr>
          <w:rStyle w:val="SubTtulo-AutoreVersoChar"/>
        </w:rPr>
        <w:t xml:space="preserve"> </w:t>
      </w:r>
      <w:r>
        <w:rPr>
          <w:rStyle w:val="SubTtulo-AutoreVersoChar"/>
        </w:rPr>
        <w:br w:type="page"/>
      </w:r>
    </w:p>
    <w:p w:rsidRPr="00077AA6" w:rsidR="00A36C8B" w:rsidP="00591097" w:rsidRDefault="00A36C8B" w14:paraId="7F91AA84" w14:textId="77777777">
      <w:pPr>
        <w:pStyle w:val="Ttulo-Sumrios"/>
      </w:pPr>
      <w:r>
        <w:t>LISTA DE Figuras</w:t>
      </w:r>
    </w:p>
    <w:p w:rsidR="009541E8" w:rsidRDefault="00A36C8B" w14:paraId="5D1394F6" w14:textId="515D8A81">
      <w:pPr>
        <w:pStyle w:val="TableofFigures"/>
        <w:rPr>
          <w:rFonts w:asciiTheme="minorHAnsi" w:hAnsiTheme="minorHAnsi" w:eastAsiaTheme="minorEastAsia" w:cstheme="minorBidi"/>
          <w:noProof/>
          <w:kern w:val="2"/>
          <w:szCs w:val="24"/>
          <w:lang w:val="en-US" w:eastAsia="en-US"/>
          <w14:ligatures w14:val="standardContextual"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\h \z \c "Figura" </w:instrText>
      </w:r>
      <w:r>
        <w:rPr>
          <w:rFonts w:cs="Arial"/>
          <w:szCs w:val="24"/>
        </w:rPr>
        <w:fldChar w:fldCharType="separate"/>
      </w:r>
      <w:hyperlink w:history="1" w:anchor="_Toc169645381">
        <w:r w:rsidRPr="00E510EA" w:rsidR="009541E8">
          <w:rPr>
            <w:rStyle w:val="Hyperlink"/>
            <w:noProof/>
          </w:rPr>
          <w:t>Figura 1 – Backlog e Atividades no Quadro Kanban</w:t>
        </w:r>
        <w:r w:rsidR="009541E8">
          <w:rPr>
            <w:noProof/>
            <w:webHidden/>
          </w:rPr>
          <w:tab/>
        </w:r>
        <w:r w:rsidR="009541E8">
          <w:rPr>
            <w:noProof/>
            <w:webHidden/>
          </w:rPr>
          <w:fldChar w:fldCharType="begin"/>
        </w:r>
        <w:r w:rsidR="009541E8">
          <w:rPr>
            <w:noProof/>
            <w:webHidden/>
          </w:rPr>
          <w:instrText xml:space="preserve"> PAGEREF _Toc169645381 \h </w:instrText>
        </w:r>
        <w:r w:rsidR="009541E8">
          <w:rPr>
            <w:noProof/>
            <w:webHidden/>
          </w:rPr>
        </w:r>
        <w:r w:rsidR="009541E8">
          <w:rPr>
            <w:noProof/>
            <w:webHidden/>
          </w:rPr>
          <w:fldChar w:fldCharType="separate"/>
        </w:r>
        <w:r w:rsidR="009541E8">
          <w:rPr>
            <w:noProof/>
            <w:webHidden/>
          </w:rPr>
          <w:t>13</w:t>
        </w:r>
        <w:r w:rsidR="009541E8">
          <w:rPr>
            <w:noProof/>
            <w:webHidden/>
          </w:rPr>
          <w:fldChar w:fldCharType="end"/>
        </w:r>
      </w:hyperlink>
    </w:p>
    <w:p w:rsidR="009541E8" w:rsidRDefault="009541E8" w14:paraId="534676C9" w14:textId="0C22A580">
      <w:pPr>
        <w:pStyle w:val="TableofFigures"/>
        <w:rPr>
          <w:rFonts w:asciiTheme="minorHAnsi" w:hAnsiTheme="minorHAnsi" w:eastAsiaTheme="minorEastAsia" w:cstheme="minorBidi"/>
          <w:noProof/>
          <w:kern w:val="2"/>
          <w:szCs w:val="24"/>
          <w:lang w:val="en-US" w:eastAsia="en-US"/>
          <w14:ligatures w14:val="standardContextual"/>
        </w:rPr>
      </w:pPr>
      <w:hyperlink w:history="1" w:anchor="_Toc169645382">
        <w:r w:rsidRPr="00E510EA">
          <w:rPr>
            <w:rStyle w:val="Hyperlink"/>
            <w:noProof/>
          </w:rPr>
          <w:t>Figura 2 - Detalhe item de backlog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541E8" w:rsidRDefault="009541E8" w14:paraId="5147D98E" w14:textId="2919A499">
      <w:pPr>
        <w:pStyle w:val="TableofFigures"/>
        <w:rPr>
          <w:rFonts w:asciiTheme="minorHAnsi" w:hAnsiTheme="minorHAnsi" w:eastAsiaTheme="minorEastAsia" w:cstheme="minorBidi"/>
          <w:noProof/>
          <w:kern w:val="2"/>
          <w:szCs w:val="24"/>
          <w:lang w:val="en-US" w:eastAsia="en-US"/>
          <w14:ligatures w14:val="standardContextual"/>
        </w:rPr>
      </w:pPr>
      <w:hyperlink w:history="1" w:anchor="_Toc169645383">
        <w:r w:rsidRPr="00E510EA">
          <w:rPr>
            <w:rStyle w:val="Hyperlink"/>
            <w:noProof/>
          </w:rPr>
          <w:t>Figura 3 – Big Data Pipeline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541E8" w:rsidRDefault="009541E8" w14:paraId="4C7202F0" w14:textId="490818D0">
      <w:pPr>
        <w:pStyle w:val="TableofFigures"/>
        <w:rPr>
          <w:rFonts w:asciiTheme="minorHAnsi" w:hAnsiTheme="minorHAnsi" w:eastAsiaTheme="minorEastAsia" w:cstheme="minorBidi"/>
          <w:noProof/>
          <w:kern w:val="2"/>
          <w:szCs w:val="24"/>
          <w:lang w:val="en-US" w:eastAsia="en-US"/>
          <w14:ligatures w14:val="standardContextual"/>
        </w:rPr>
      </w:pPr>
      <w:hyperlink w:history="1" w:anchor="_Toc169645384">
        <w:r w:rsidRPr="00E510EA">
          <w:rPr>
            <w:rStyle w:val="Hyperlink"/>
            <w:noProof/>
          </w:rPr>
          <w:t>Figura 4 – Big Data Pipeline, diversos vendors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541E8" w:rsidRDefault="009541E8" w14:paraId="4CE78FAC" w14:textId="16E25967">
      <w:pPr>
        <w:pStyle w:val="TableofFigures"/>
        <w:rPr>
          <w:rFonts w:asciiTheme="minorHAnsi" w:hAnsiTheme="minorHAnsi" w:eastAsiaTheme="minorEastAsia" w:cstheme="minorBidi"/>
          <w:noProof/>
          <w:kern w:val="2"/>
          <w:szCs w:val="24"/>
          <w:lang w:val="en-US" w:eastAsia="en-US"/>
          <w14:ligatures w14:val="standardContextual"/>
        </w:rPr>
      </w:pPr>
      <w:hyperlink w:history="1" w:anchor="_Toc169645385">
        <w:r w:rsidRPr="00E510EA">
          <w:rPr>
            <w:rStyle w:val="Hyperlink"/>
            <w:noProof/>
          </w:rPr>
          <w:t>Figura 5 – Big Data Pipeline, Open Source 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36C8B" w:rsidP="00591097" w:rsidRDefault="00A36C8B" w14:paraId="25697071" w14:textId="6A7F9532">
      <w:pPr>
        <w:pStyle w:val="Ttulo-Sumrios"/>
      </w:pPr>
      <w:r>
        <w:fldChar w:fldCharType="end"/>
      </w:r>
    </w:p>
    <w:p w:rsidR="00A36C8B" w:rsidP="00591097" w:rsidRDefault="00A36C8B" w14:paraId="590B591E" w14:textId="77777777">
      <w:pPr>
        <w:pStyle w:val="Ttulo-Sumrios"/>
        <w:sectPr w:rsidR="00A36C8B" w:rsidSect="00A36C8B">
          <w:headerReference w:type="default" r:id="rId12"/>
          <w:pgSz w:w="11906" w:h="16838" w:orient="portrait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:rsidR="00A36C8B" w:rsidP="00591097" w:rsidRDefault="00A36C8B" w14:paraId="2366CB56" w14:textId="77777777">
      <w:pPr>
        <w:pStyle w:val="Ttulo-Sumrios"/>
      </w:pPr>
      <w:r w:rsidRPr="00077AA6">
        <w:t xml:space="preserve">LISTA DE </w:t>
      </w:r>
      <w:r>
        <w:t>QUADROS</w:t>
      </w:r>
    </w:p>
    <w:p w:rsidR="00F17A45" w:rsidRDefault="00B118A1" w14:paraId="27A9E2DC" w14:textId="2944BA33">
      <w:pPr>
        <w:pStyle w:val="TableofFigures"/>
        <w:rPr>
          <w:rFonts w:asciiTheme="minorHAnsi" w:hAnsiTheme="minorHAnsi" w:eastAsiaTheme="minorEastAsia" w:cstheme="minorBidi"/>
          <w:noProof/>
          <w:kern w:val="2"/>
          <w:szCs w:val="24"/>
          <w:lang w:val="en-US" w:eastAsia="en-US"/>
          <w14:ligatures w14:val="standardContextual"/>
        </w:rPr>
      </w:pPr>
      <w:r>
        <w:fldChar w:fldCharType="begin"/>
      </w:r>
      <w:r>
        <w:instrText xml:space="preserve"> TOC \h \z \c "Quadro" </w:instrText>
      </w:r>
      <w:r>
        <w:fldChar w:fldCharType="separate"/>
      </w:r>
      <w:hyperlink w:history="1" w:anchor="_Toc169645325">
        <w:r w:rsidRPr="00502C98" w:rsidR="00F17A45">
          <w:rPr>
            <w:rStyle w:val="Hyperlink"/>
            <w:noProof/>
          </w:rPr>
          <w:t>Quadro 1 – Quadro resumo das tarefas do PBL</w:t>
        </w:r>
        <w:r w:rsidR="00F17A45">
          <w:rPr>
            <w:noProof/>
            <w:webHidden/>
          </w:rPr>
          <w:tab/>
        </w:r>
        <w:r w:rsidR="00F17A45">
          <w:rPr>
            <w:noProof/>
            <w:webHidden/>
          </w:rPr>
          <w:fldChar w:fldCharType="begin"/>
        </w:r>
        <w:r w:rsidR="00F17A45">
          <w:rPr>
            <w:noProof/>
            <w:webHidden/>
          </w:rPr>
          <w:instrText xml:space="preserve"> PAGEREF _Toc169645325 \h </w:instrText>
        </w:r>
        <w:r w:rsidR="00F17A45">
          <w:rPr>
            <w:noProof/>
            <w:webHidden/>
          </w:rPr>
        </w:r>
        <w:r w:rsidR="00F17A45">
          <w:rPr>
            <w:noProof/>
            <w:webHidden/>
          </w:rPr>
          <w:fldChar w:fldCharType="separate"/>
        </w:r>
        <w:r w:rsidR="00F17A45">
          <w:rPr>
            <w:noProof/>
            <w:webHidden/>
          </w:rPr>
          <w:t>12</w:t>
        </w:r>
        <w:r w:rsidR="00F17A45">
          <w:rPr>
            <w:noProof/>
            <w:webHidden/>
          </w:rPr>
          <w:fldChar w:fldCharType="end"/>
        </w:r>
      </w:hyperlink>
    </w:p>
    <w:p w:rsidR="00A36C8B" w:rsidP="00591097" w:rsidRDefault="00B118A1" w14:paraId="675FE214" w14:textId="3B70CCAB">
      <w:pPr>
        <w:pStyle w:val="Ttulo-Sumrios"/>
      </w:pPr>
      <w:r>
        <w:fldChar w:fldCharType="end"/>
      </w:r>
    </w:p>
    <w:p w:rsidR="00A36C8B" w:rsidP="00591097" w:rsidRDefault="00A36C8B" w14:paraId="64710862" w14:textId="77777777">
      <w:pPr>
        <w:pStyle w:val="Ttulo-Sumrios"/>
        <w:rPr>
          <w:lang w:eastAsia="ar-SA"/>
        </w:rPr>
      </w:pPr>
    </w:p>
    <w:p w:rsidR="00A36C8B" w:rsidP="00591097" w:rsidRDefault="00A36C8B" w14:paraId="5F5B7FC0" w14:textId="77777777">
      <w:pPr>
        <w:pStyle w:val="Ttulo-Sumrios"/>
        <w:rPr>
          <w:lang w:eastAsia="ar-SA"/>
        </w:rPr>
      </w:pPr>
    </w:p>
    <w:p w:rsidR="00A36C8B" w:rsidP="00591097" w:rsidRDefault="00A36C8B" w14:paraId="5440D505" w14:textId="77777777">
      <w:pPr>
        <w:pStyle w:val="Ttulo-Sumrios"/>
        <w:rPr>
          <w:lang w:eastAsia="ar-SA"/>
        </w:rPr>
        <w:sectPr w:rsidR="00A36C8B" w:rsidSect="00A36C8B">
          <w:pgSz w:w="11906" w:h="16838" w:orient="portrait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:rsidR="00A36C8B" w:rsidP="00591097" w:rsidRDefault="00A36C8B" w14:paraId="56390CB6" w14:textId="77777777">
      <w:pPr>
        <w:pStyle w:val="Ttulo-Sumrios"/>
        <w:rPr>
          <w:lang w:eastAsia="ar-SA"/>
        </w:rPr>
      </w:pPr>
      <w:r w:rsidRPr="00077AA6">
        <w:t xml:space="preserve">LISTA DE </w:t>
      </w:r>
      <w:r>
        <w:t>TABELAS</w:t>
      </w:r>
    </w:p>
    <w:p w:rsidR="00F17A45" w:rsidRDefault="00B118A1" w14:paraId="39B87255" w14:textId="58A32187">
      <w:pPr>
        <w:pStyle w:val="TableofFigures"/>
        <w:rPr>
          <w:rFonts w:asciiTheme="minorHAnsi" w:hAnsiTheme="minorHAnsi" w:eastAsiaTheme="minorEastAsia" w:cstheme="minorBidi"/>
          <w:noProof/>
          <w:kern w:val="2"/>
          <w:szCs w:val="24"/>
          <w:lang w:val="en-US" w:eastAsia="en-US"/>
          <w14:ligatures w14:val="standardContextual"/>
        </w:rPr>
      </w:pPr>
      <w:r>
        <w:rPr>
          <w:lang w:eastAsia="en-US"/>
        </w:rPr>
        <w:fldChar w:fldCharType="begin"/>
      </w:r>
      <w:r>
        <w:instrText xml:space="preserve"> TOC \h \z \c "Tabela" </w:instrText>
      </w:r>
      <w:r>
        <w:rPr>
          <w:lang w:eastAsia="en-US"/>
        </w:rPr>
        <w:fldChar w:fldCharType="separate"/>
      </w:r>
      <w:hyperlink w:history="1" w:anchor="_Toc169645329">
        <w:r w:rsidRPr="00940D90" w:rsidR="00F17A45">
          <w:rPr>
            <w:rStyle w:val="Hyperlink"/>
            <w:noProof/>
          </w:rPr>
          <w:t>Tabela 1 – Origem de Dados</w:t>
        </w:r>
        <w:r w:rsidR="00F17A45">
          <w:rPr>
            <w:noProof/>
            <w:webHidden/>
          </w:rPr>
          <w:tab/>
        </w:r>
        <w:r w:rsidR="00F17A45">
          <w:rPr>
            <w:noProof/>
            <w:webHidden/>
          </w:rPr>
          <w:fldChar w:fldCharType="begin"/>
        </w:r>
        <w:r w:rsidR="00F17A45">
          <w:rPr>
            <w:noProof/>
            <w:webHidden/>
          </w:rPr>
          <w:instrText xml:space="preserve"> PAGEREF _Toc169645329 \h </w:instrText>
        </w:r>
        <w:r w:rsidR="00F17A45">
          <w:rPr>
            <w:noProof/>
            <w:webHidden/>
          </w:rPr>
        </w:r>
        <w:r w:rsidR="00F17A45">
          <w:rPr>
            <w:noProof/>
            <w:webHidden/>
          </w:rPr>
          <w:fldChar w:fldCharType="separate"/>
        </w:r>
        <w:r w:rsidR="00F17A45">
          <w:rPr>
            <w:noProof/>
            <w:webHidden/>
          </w:rPr>
          <w:t>14</w:t>
        </w:r>
        <w:r w:rsidR="00F17A45">
          <w:rPr>
            <w:noProof/>
            <w:webHidden/>
          </w:rPr>
          <w:fldChar w:fldCharType="end"/>
        </w:r>
      </w:hyperlink>
    </w:p>
    <w:p w:rsidR="00F17A45" w:rsidRDefault="00F17A45" w14:paraId="7406EC1C" w14:textId="51F6D55B">
      <w:pPr>
        <w:pStyle w:val="TableofFigures"/>
        <w:rPr>
          <w:rFonts w:asciiTheme="minorHAnsi" w:hAnsiTheme="minorHAnsi" w:eastAsiaTheme="minorEastAsia" w:cstheme="minorBidi"/>
          <w:noProof/>
          <w:kern w:val="2"/>
          <w:szCs w:val="24"/>
          <w:lang w:val="en-US" w:eastAsia="en-US"/>
          <w14:ligatures w14:val="standardContextual"/>
        </w:rPr>
      </w:pPr>
      <w:hyperlink w:history="1" w:anchor="_Toc169645330">
        <w:r w:rsidRPr="00940D90">
          <w:rPr>
            <w:rStyle w:val="Hyperlink"/>
            <w:noProof/>
          </w:rPr>
          <w:t>Tabela 2 - Dicionário de dados de colunas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36C8B" w:rsidP="00591097" w:rsidRDefault="00B118A1" w14:paraId="3541126E" w14:textId="489CE814">
      <w:pPr>
        <w:pStyle w:val="Ttulo-Sumrios"/>
        <w:rPr>
          <w:lang w:eastAsia="ar-SA"/>
        </w:rPr>
      </w:pPr>
      <w:r>
        <w:rPr>
          <w:lang w:eastAsia="ar-SA"/>
        </w:rPr>
        <w:fldChar w:fldCharType="end"/>
      </w:r>
      <w:r w:rsidR="00A36C8B">
        <w:rPr>
          <w:lang w:eastAsia="ar-SA"/>
        </w:rPr>
        <w:br w:type="page"/>
      </w:r>
      <w:r w:rsidR="00A36C8B">
        <w:rPr>
          <w:lang w:eastAsia="ar-SA"/>
        </w:rPr>
        <w:t>LISTA DE CÓDIGOS-FONTE</w:t>
      </w:r>
    </w:p>
    <w:p w:rsidR="002E35AE" w:rsidP="00591097" w:rsidRDefault="00B118A1" w14:paraId="181D49C9" w14:textId="0AFB4D58">
      <w:pPr>
        <w:pStyle w:val="Ttulo-Sumrios"/>
        <w:rPr>
          <w:lang w:eastAsia="ar-SA"/>
        </w:rPr>
      </w:pPr>
      <w:r>
        <w:rPr>
          <w:rFonts w:cs="Arial"/>
          <w:b w:val="0"/>
          <w:caps w:val="0"/>
          <w:lang w:eastAsia="ar-SA"/>
        </w:rPr>
        <w:fldChar w:fldCharType="begin"/>
      </w:r>
      <w:r>
        <w:rPr>
          <w:rFonts w:cs="Arial"/>
        </w:rPr>
        <w:instrText xml:space="preserve"> TOC \h \z \c "Código Fonte" </w:instrText>
      </w:r>
      <w:r>
        <w:rPr>
          <w:rFonts w:cs="Arial"/>
          <w:b w:val="0"/>
          <w:caps w:val="0"/>
          <w:lang w:eastAsia="ar-SA"/>
        </w:rPr>
        <w:fldChar w:fldCharType="separate"/>
      </w:r>
      <w:r w:rsidR="00F17A45">
        <w:rPr>
          <w:rFonts w:cs="Arial"/>
          <w:bCs/>
          <w:caps w:val="0"/>
          <w:noProof/>
          <w:lang w:val="en-US" w:eastAsia="ar-SA"/>
        </w:rPr>
        <w:t>No table of figures entries found.</w:t>
      </w:r>
      <w:r>
        <w:rPr>
          <w:rFonts w:cs="Arial"/>
        </w:rPr>
        <w:fldChar w:fldCharType="end"/>
      </w:r>
      <w:r w:rsidR="00A36C8B">
        <w:rPr>
          <w:rFonts w:cs="Arial"/>
        </w:rPr>
        <w:br w:type="page"/>
      </w:r>
      <w:r w:rsidR="002E35AE">
        <w:rPr>
          <w:lang w:eastAsia="ar-SA"/>
        </w:rPr>
        <w:t>LISTA DE ComandoS de prompt do sistema operacional</w:t>
      </w:r>
    </w:p>
    <w:p w:rsidR="002E35AE" w:rsidP="00591097" w:rsidRDefault="002E35AE" w14:paraId="5ADCE7E0" w14:textId="2F6A0E4C">
      <w:pPr>
        <w:pStyle w:val="Ttulo-Sumrios"/>
      </w:pPr>
      <w:r>
        <w:rPr>
          <w:rFonts w:cs="Arial"/>
          <w:b w:val="0"/>
          <w:caps w:val="0"/>
        </w:rPr>
        <w:fldChar w:fldCharType="begin"/>
      </w:r>
      <w:r>
        <w:rPr>
          <w:rFonts w:cs="Arial"/>
        </w:rPr>
        <w:instrText xml:space="preserve"> TOC \h \z \c "Comandos de prompt " </w:instrText>
      </w:r>
      <w:r>
        <w:rPr>
          <w:rFonts w:cs="Arial"/>
          <w:b w:val="0"/>
          <w:caps w:val="0"/>
        </w:rPr>
        <w:fldChar w:fldCharType="separate"/>
      </w:r>
      <w:r w:rsidR="00276B2B">
        <w:rPr>
          <w:rFonts w:cs="Arial"/>
          <w:bCs/>
          <w:caps w:val="0"/>
          <w:noProof/>
          <w:lang w:val="en-US"/>
        </w:rPr>
        <w:t>No table of figures entries found.</w:t>
      </w:r>
      <w:r>
        <w:rPr>
          <w:lang w:eastAsia="ar-SA"/>
        </w:rPr>
        <w:fldChar w:fldCharType="end"/>
      </w:r>
    </w:p>
    <w:p w:rsidR="00A36C8B" w:rsidP="00591097" w:rsidRDefault="00A36C8B" w14:paraId="67B85FA7" w14:textId="77777777">
      <w:pPr>
        <w:pStyle w:val="Ttulo-Sumrios"/>
      </w:pPr>
    </w:p>
    <w:p w:rsidRPr="002E35AE" w:rsidR="00A36C8B" w:rsidP="002E35AE" w:rsidRDefault="00A36C8B" w14:paraId="273A7D5C" w14:textId="77777777">
      <w:pPr>
        <w:pStyle w:val="Comandodeprompt"/>
        <w:framePr w:wrap="around"/>
        <w:sectPr w:rsidRPr="002E35AE" w:rsidR="00A36C8B" w:rsidSect="00A36C8B">
          <w:pgSz w:w="11906" w:h="16838" w:orient="portrait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:rsidRPr="00316877" w:rsidR="00987BE0" w:rsidP="00591097" w:rsidRDefault="00987BE0" w14:paraId="09E7F749" w14:textId="77777777">
      <w:pPr>
        <w:pStyle w:val="Ttulo-Sumrios"/>
      </w:pPr>
      <w:r w:rsidRPr="00316877">
        <w:t>Sumário</w:t>
      </w:r>
    </w:p>
    <w:p w:rsidR="00F17A45" w:rsidRDefault="00987BE0" w14:paraId="4DF76706" w14:textId="0B265DC9">
      <w:pPr>
        <w:pStyle w:val="TOC1"/>
        <w:rPr>
          <w:rFonts w:asciiTheme="minorHAnsi" w:hAnsiTheme="minorHAnsi" w:eastAsiaTheme="minorEastAsia" w:cstheme="minorBidi"/>
          <w:caps w:val="0"/>
          <w:kern w:val="2"/>
          <w:szCs w:val="24"/>
          <w:lang w:val="en-US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history="1" w:anchor="_Toc169645297">
        <w:r w:rsidRPr="007C0020" w:rsidR="00F17A45">
          <w:rPr>
            <w:rStyle w:val="Hyperlink"/>
          </w:rPr>
          <w:t>Potencializando o desempenho com NoSQL</w:t>
        </w:r>
        <w:r w:rsidR="00F17A45">
          <w:rPr>
            <w:webHidden/>
          </w:rPr>
          <w:tab/>
        </w:r>
        <w:r w:rsidR="00F17A45">
          <w:rPr>
            <w:webHidden/>
          </w:rPr>
          <w:fldChar w:fldCharType="begin"/>
        </w:r>
        <w:r w:rsidR="00F17A45">
          <w:rPr>
            <w:webHidden/>
          </w:rPr>
          <w:instrText xml:space="preserve"> PAGEREF _Toc169645297 \h </w:instrText>
        </w:r>
        <w:r w:rsidR="00F17A45">
          <w:rPr>
            <w:webHidden/>
          </w:rPr>
        </w:r>
        <w:r w:rsidR="00F17A45">
          <w:rPr>
            <w:webHidden/>
          </w:rPr>
          <w:fldChar w:fldCharType="separate"/>
        </w:r>
        <w:r w:rsidR="00F17A45">
          <w:rPr>
            <w:webHidden/>
          </w:rPr>
          <w:t>11</w:t>
        </w:r>
        <w:r w:rsidR="00F17A45">
          <w:rPr>
            <w:webHidden/>
          </w:rPr>
          <w:fldChar w:fldCharType="end"/>
        </w:r>
      </w:hyperlink>
    </w:p>
    <w:p w:rsidR="00F17A45" w:rsidRDefault="00F17A45" w14:paraId="27382746" w14:textId="365AA435">
      <w:pPr>
        <w:pStyle w:val="TOC1"/>
        <w:rPr>
          <w:rFonts w:asciiTheme="minorHAnsi" w:hAnsiTheme="minorHAnsi" w:eastAsiaTheme="minorEastAsia" w:cstheme="minorBidi"/>
          <w:caps w:val="0"/>
          <w:kern w:val="2"/>
          <w:szCs w:val="24"/>
          <w:lang w:val="en-US"/>
          <w14:ligatures w14:val="standardContextual"/>
        </w:rPr>
      </w:pPr>
      <w:hyperlink w:history="1" w:anchor="_Toc169645298">
        <w:r w:rsidRPr="007C0020">
          <w:rPr>
            <w:rStyle w:val="Hyperlink"/>
          </w:rPr>
          <w:t>1 iNSTRUÇÕES PARA USO DO TEMPLATE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_Toc169645298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F17A45" w:rsidRDefault="00F17A45" w14:paraId="304776F5" w14:textId="6C4B75B6">
      <w:pPr>
        <w:pStyle w:val="TOC2"/>
        <w:rPr>
          <w:rFonts w:asciiTheme="minorHAnsi" w:hAnsiTheme="minorHAnsi" w:eastAsiaTheme="minorEastAsia" w:cstheme="minorBidi"/>
          <w:noProof/>
          <w:kern w:val="2"/>
          <w:szCs w:val="24"/>
          <w:lang w:val="en-US"/>
          <w14:ligatures w14:val="standardContextual"/>
        </w:rPr>
      </w:pPr>
      <w:hyperlink w:history="1" w:anchor="_Toc169645299">
        <w:r w:rsidRPr="007C0020">
          <w:rPr>
            <w:rStyle w:val="Hyperlink"/>
            <w:noProof/>
          </w:rPr>
          <w:t>1.1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17A45" w:rsidRDefault="00F17A45" w14:paraId="40AB5644" w14:textId="53E42DF9">
      <w:pPr>
        <w:pStyle w:val="TOC2"/>
        <w:rPr>
          <w:rFonts w:asciiTheme="minorHAnsi" w:hAnsiTheme="minorHAnsi" w:eastAsiaTheme="minorEastAsia" w:cstheme="minorBidi"/>
          <w:noProof/>
          <w:kern w:val="2"/>
          <w:szCs w:val="24"/>
          <w:lang w:val="en-US"/>
          <w14:ligatures w14:val="standardContextual"/>
        </w:rPr>
      </w:pPr>
      <w:hyperlink w:history="1" w:anchor="_Toc169645300">
        <w:r w:rsidRPr="007C0020">
          <w:rPr>
            <w:rStyle w:val="Hyperlink"/>
            <w:noProof/>
          </w:rPr>
          <w:t>1.1 Instruções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17A45" w:rsidRDefault="00F17A45" w14:paraId="08195090" w14:textId="244279E2">
      <w:pPr>
        <w:pStyle w:val="TOC1"/>
        <w:rPr>
          <w:rFonts w:asciiTheme="minorHAnsi" w:hAnsiTheme="minorHAnsi" w:eastAsiaTheme="minorEastAsia" w:cstheme="minorBidi"/>
          <w:caps w:val="0"/>
          <w:kern w:val="2"/>
          <w:szCs w:val="24"/>
          <w:lang w:val="en-US"/>
          <w14:ligatures w14:val="standardContextual"/>
        </w:rPr>
      </w:pPr>
      <w:hyperlink w:history="1" w:anchor="_Toc169645301">
        <w:r w:rsidRPr="007C0020">
          <w:rPr>
            <w:rStyle w:val="Hyperlink"/>
          </w:rPr>
          <w:t>2 desafio(s) enfrentado(s) pela melhores compras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_Toc169645301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17A45" w:rsidRDefault="00F17A45" w14:paraId="4E346054" w14:textId="42F8B8A4">
      <w:pPr>
        <w:pStyle w:val="TOC2"/>
        <w:rPr>
          <w:rFonts w:asciiTheme="minorHAnsi" w:hAnsiTheme="minorHAnsi" w:eastAsiaTheme="minorEastAsia" w:cstheme="minorBidi"/>
          <w:noProof/>
          <w:kern w:val="2"/>
          <w:szCs w:val="24"/>
          <w:lang w:val="en-US"/>
          <w14:ligatures w14:val="standardContextual"/>
        </w:rPr>
      </w:pPr>
      <w:hyperlink w:history="1" w:anchor="_Toc169645302">
        <w:r w:rsidRPr="007C0020">
          <w:rPr>
            <w:rStyle w:val="Hyperlink"/>
            <w:noProof/>
          </w:rPr>
          <w:t>2.1 Contextualização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17A45" w:rsidRDefault="00F17A45" w14:paraId="4A606350" w14:textId="73BD0392">
      <w:pPr>
        <w:pStyle w:val="TOC1"/>
        <w:rPr>
          <w:rFonts w:asciiTheme="minorHAnsi" w:hAnsiTheme="minorHAnsi" w:eastAsiaTheme="minorEastAsia" w:cstheme="minorBidi"/>
          <w:caps w:val="0"/>
          <w:kern w:val="2"/>
          <w:szCs w:val="24"/>
          <w:lang w:val="en-US"/>
          <w14:ligatures w14:val="standardContextual"/>
        </w:rPr>
      </w:pPr>
      <w:hyperlink w:history="1" w:anchor="_Toc169645303">
        <w:r w:rsidRPr="007C0020">
          <w:rPr>
            <w:rStyle w:val="Hyperlink"/>
          </w:rPr>
          <w:t>3 Planejamento das atividades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_Toc169645303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17A45" w:rsidRDefault="00F17A45" w14:paraId="6ECEC402" w14:textId="2521481C">
      <w:pPr>
        <w:pStyle w:val="TOC3"/>
        <w:rPr>
          <w:rFonts w:asciiTheme="minorHAnsi" w:hAnsiTheme="minorHAnsi" w:eastAsiaTheme="minorEastAsia" w:cstheme="minorBidi"/>
          <w:noProof/>
          <w:kern w:val="2"/>
          <w:szCs w:val="24"/>
          <w:lang w:val="en-US"/>
          <w14:ligatures w14:val="standardContextual"/>
        </w:rPr>
      </w:pPr>
      <w:hyperlink w:history="1" w:anchor="_Toc169645304">
        <w:r w:rsidRPr="007C0020">
          <w:rPr>
            <w:rStyle w:val="Hyperlink"/>
            <w:noProof/>
            <w:lang w:val="en-US"/>
          </w:rPr>
          <w:t>3.1 Kanban das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17A45" w:rsidRDefault="00F17A45" w14:paraId="0D4279AA" w14:textId="7AA997F0">
      <w:pPr>
        <w:pStyle w:val="TOC3"/>
        <w:rPr>
          <w:rFonts w:asciiTheme="minorHAnsi" w:hAnsiTheme="minorHAnsi" w:eastAsiaTheme="minorEastAsia" w:cstheme="minorBidi"/>
          <w:noProof/>
          <w:kern w:val="2"/>
          <w:szCs w:val="24"/>
          <w:lang w:val="en-US"/>
          <w14:ligatures w14:val="standardContextual"/>
        </w:rPr>
      </w:pPr>
      <w:hyperlink w:history="1" w:anchor="_Toc169645305">
        <w:r w:rsidRPr="007C0020">
          <w:rPr>
            <w:rStyle w:val="Hyperlink"/>
            <w:noProof/>
            <w:lang w:val="en-US"/>
          </w:rPr>
          <w:t>3.2 Detalhamento das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17A45" w:rsidRDefault="00F17A45" w14:paraId="4A4228D4" w14:textId="200FB8AF">
      <w:pPr>
        <w:pStyle w:val="TOC3"/>
        <w:rPr>
          <w:rFonts w:asciiTheme="minorHAnsi" w:hAnsiTheme="minorHAnsi" w:eastAsiaTheme="minorEastAsia" w:cstheme="minorBidi"/>
          <w:noProof/>
          <w:kern w:val="2"/>
          <w:szCs w:val="24"/>
          <w:lang w:val="en-US"/>
          <w14:ligatures w14:val="standardContextual"/>
        </w:rPr>
      </w:pPr>
      <w:hyperlink w:history="1" w:anchor="_Toc169645306">
        <w:r w:rsidRPr="007C0020">
          <w:rPr>
            <w:rStyle w:val="Hyperlink"/>
            <w:noProof/>
            <w:lang w:val="en-US"/>
          </w:rPr>
          <w:t>3.3 Link do Kanban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17A45" w:rsidRDefault="00F17A45" w14:paraId="67251E16" w14:textId="5AF61995">
      <w:pPr>
        <w:pStyle w:val="TOC1"/>
        <w:rPr>
          <w:rFonts w:asciiTheme="minorHAnsi" w:hAnsiTheme="minorHAnsi" w:eastAsiaTheme="minorEastAsia" w:cstheme="minorBidi"/>
          <w:caps w:val="0"/>
          <w:kern w:val="2"/>
          <w:szCs w:val="24"/>
          <w:lang w:val="en-US"/>
          <w14:ligatures w14:val="standardContextual"/>
        </w:rPr>
      </w:pPr>
      <w:hyperlink w:history="1" w:anchor="_Toc169645307">
        <w:r w:rsidRPr="007C0020">
          <w:rPr>
            <w:rStyle w:val="Hyperlink"/>
          </w:rPr>
          <w:t>4 origem dos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_Toc169645307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F17A45" w:rsidRDefault="00F17A45" w14:paraId="1600205D" w14:textId="0E224B0D">
      <w:pPr>
        <w:pStyle w:val="TOC2"/>
        <w:rPr>
          <w:rFonts w:asciiTheme="minorHAnsi" w:hAnsiTheme="minorHAnsi" w:eastAsiaTheme="minorEastAsia" w:cstheme="minorBidi"/>
          <w:noProof/>
          <w:kern w:val="2"/>
          <w:szCs w:val="24"/>
          <w:lang w:val="en-US"/>
          <w14:ligatures w14:val="standardContextual"/>
        </w:rPr>
      </w:pPr>
      <w:hyperlink w:history="1" w:anchor="_Toc169645308">
        <w:r w:rsidRPr="007C0020">
          <w:rPr>
            <w:rStyle w:val="Hyperlink"/>
            <w:noProof/>
          </w:rPr>
          <w:t>4.1 Panorama geral das fontes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17A45" w:rsidRDefault="00F17A45" w14:paraId="1DE6589E" w14:textId="232436EA">
      <w:pPr>
        <w:pStyle w:val="TOC2"/>
        <w:rPr>
          <w:rFonts w:asciiTheme="minorHAnsi" w:hAnsiTheme="minorHAnsi" w:eastAsiaTheme="minorEastAsia" w:cstheme="minorBidi"/>
          <w:noProof/>
          <w:kern w:val="2"/>
          <w:szCs w:val="24"/>
          <w:lang w:val="en-US"/>
          <w14:ligatures w14:val="standardContextual"/>
        </w:rPr>
      </w:pPr>
      <w:hyperlink w:history="1" w:anchor="_Toc169645309">
        <w:r w:rsidRPr="007C0020">
          <w:rPr>
            <w:rStyle w:val="Hyperlink"/>
            <w:noProof/>
          </w:rPr>
          <w:t>4.2 Justificativas das Fontes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17A45" w:rsidRDefault="00F17A45" w14:paraId="28E26E28" w14:textId="06118F17">
      <w:pPr>
        <w:pStyle w:val="TOC2"/>
        <w:rPr>
          <w:rFonts w:asciiTheme="minorHAnsi" w:hAnsiTheme="minorHAnsi" w:eastAsiaTheme="minorEastAsia" w:cstheme="minorBidi"/>
          <w:noProof/>
          <w:kern w:val="2"/>
          <w:szCs w:val="24"/>
          <w:lang w:val="en-US"/>
          <w14:ligatures w14:val="standardContextual"/>
        </w:rPr>
      </w:pPr>
      <w:hyperlink w:history="1" w:anchor="_Toc169645310">
        <w:r w:rsidRPr="007C0020">
          <w:rPr>
            <w:rStyle w:val="Hyperlink"/>
            <w:noProof/>
          </w:rPr>
          <w:t>4.3 Detalhamento das fontes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17A45" w:rsidRDefault="00F17A45" w14:paraId="11A8B652" w14:textId="19714E49">
      <w:pPr>
        <w:pStyle w:val="TOC1"/>
        <w:rPr>
          <w:rFonts w:asciiTheme="minorHAnsi" w:hAnsiTheme="minorHAnsi" w:eastAsiaTheme="minorEastAsia" w:cstheme="minorBidi"/>
          <w:caps w:val="0"/>
          <w:kern w:val="2"/>
          <w:szCs w:val="24"/>
          <w:lang w:val="en-US"/>
          <w14:ligatures w14:val="standardContextual"/>
        </w:rPr>
      </w:pPr>
      <w:hyperlink w:history="1" w:anchor="_Toc169645311">
        <w:r w:rsidRPr="007C0020">
          <w:rPr>
            <w:rStyle w:val="Hyperlink"/>
          </w:rPr>
          <w:t>5 Arquitetura de Solução Big Data / Pipeline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_Toc169645311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F17A45" w:rsidRDefault="00F17A45" w14:paraId="10672DB3" w14:textId="062EC9EA">
      <w:pPr>
        <w:pStyle w:val="TOC2"/>
        <w:rPr>
          <w:rFonts w:asciiTheme="minorHAnsi" w:hAnsiTheme="minorHAnsi" w:eastAsiaTheme="minorEastAsia" w:cstheme="minorBidi"/>
          <w:noProof/>
          <w:kern w:val="2"/>
          <w:szCs w:val="24"/>
          <w:lang w:val="en-US"/>
          <w14:ligatures w14:val="standardContextual"/>
        </w:rPr>
      </w:pPr>
      <w:hyperlink w:history="1" w:anchor="_Toc169645312">
        <w:r w:rsidRPr="007C0020">
          <w:rPr>
            <w:rStyle w:val="Hyperlink"/>
            <w:noProof/>
          </w:rPr>
          <w:t>5.1 Desenho da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17A45" w:rsidRDefault="00F17A45" w14:paraId="6150F18F" w14:textId="0B20123F">
      <w:pPr>
        <w:pStyle w:val="TOC2"/>
        <w:rPr>
          <w:rFonts w:asciiTheme="minorHAnsi" w:hAnsiTheme="minorHAnsi" w:eastAsiaTheme="minorEastAsia" w:cstheme="minorBidi"/>
          <w:noProof/>
          <w:kern w:val="2"/>
          <w:szCs w:val="24"/>
          <w:lang w:val="en-US"/>
          <w14:ligatures w14:val="standardContextual"/>
        </w:rPr>
      </w:pPr>
      <w:hyperlink w:history="1" w:anchor="_Toc169645313">
        <w:r w:rsidRPr="007C0020">
          <w:rPr>
            <w:rStyle w:val="Hyperlink"/>
            <w:noProof/>
          </w:rPr>
          <w:t>5.2 Justificativa da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17A45" w:rsidRDefault="00F17A45" w14:paraId="794FEA5D" w14:textId="650D46B7">
      <w:pPr>
        <w:pStyle w:val="TOC2"/>
        <w:rPr>
          <w:rFonts w:asciiTheme="minorHAnsi" w:hAnsiTheme="minorHAnsi" w:eastAsiaTheme="minorEastAsia" w:cstheme="minorBidi"/>
          <w:noProof/>
          <w:kern w:val="2"/>
          <w:szCs w:val="24"/>
          <w:lang w:val="en-US"/>
          <w14:ligatures w14:val="standardContextual"/>
        </w:rPr>
      </w:pPr>
      <w:hyperlink w:history="1" w:anchor="_Toc169645314">
        <w:r w:rsidRPr="007C0020">
          <w:rPr>
            <w:rStyle w:val="Hyperlink"/>
            <w:noProof/>
          </w:rPr>
          <w:t>5.3 Detalhamento da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17A45" w:rsidRDefault="00F17A45" w14:paraId="09DEF5D0" w14:textId="14C7CF48">
      <w:pPr>
        <w:pStyle w:val="TOC1"/>
        <w:rPr>
          <w:rFonts w:asciiTheme="minorHAnsi" w:hAnsiTheme="minorHAnsi" w:eastAsiaTheme="minorEastAsia" w:cstheme="minorBidi"/>
          <w:caps w:val="0"/>
          <w:kern w:val="2"/>
          <w:szCs w:val="24"/>
          <w:lang w:val="en-US"/>
          <w14:ligatures w14:val="standardContextual"/>
        </w:rPr>
      </w:pPr>
      <w:hyperlink w:history="1" w:anchor="_Toc169645315">
        <w:r w:rsidRPr="007C0020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_Toc169645315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F17A45" w:rsidRDefault="00F17A45" w14:paraId="4988E223" w14:textId="107BA51E">
      <w:pPr>
        <w:pStyle w:val="TOC1"/>
        <w:rPr>
          <w:rFonts w:asciiTheme="minorHAnsi" w:hAnsiTheme="minorHAnsi" w:eastAsiaTheme="minorEastAsia" w:cstheme="minorBidi"/>
          <w:caps w:val="0"/>
          <w:kern w:val="2"/>
          <w:szCs w:val="24"/>
          <w:lang w:val="en-US"/>
          <w14:ligatures w14:val="standardContextual"/>
        </w:rPr>
      </w:pPr>
      <w:hyperlink w:history="1" w:anchor="_Toc169645316">
        <w:r w:rsidRPr="007C0020">
          <w:rPr>
            <w:rStyle w:val="Hyperlink"/>
          </w:rPr>
          <w:t>GLOSSÁRIO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_Toc169645316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987BE0" w:rsidP="00987BE0" w:rsidRDefault="00987BE0" w14:paraId="5CDA8CF9" w14:textId="23582DB0">
      <w:r>
        <w:fldChar w:fldCharType="end"/>
      </w:r>
    </w:p>
    <w:p w:rsidR="00A36C8B" w:rsidP="00591097" w:rsidRDefault="00A36C8B" w14:paraId="475F19B4" w14:textId="77777777">
      <w:pPr>
        <w:pStyle w:val="Ttulo-Sumrios"/>
      </w:pPr>
      <w:r>
        <w:t xml:space="preserve"> </w:t>
      </w:r>
    </w:p>
    <w:p w:rsidR="00AB2BE5" w:rsidRDefault="00AB2BE5" w14:paraId="2669E1CA" w14:textId="77777777">
      <w:pPr>
        <w:spacing w:after="160" w:line="259" w:lineRule="auto"/>
        <w:ind w:firstLine="0"/>
        <w:jc w:val="left"/>
        <w:rPr>
          <w:rFonts w:cs="Arial"/>
          <w:lang w:eastAsia="ar-SA"/>
        </w:rPr>
      </w:pPr>
      <w:r>
        <w:rPr>
          <w:rFonts w:cs="Arial"/>
        </w:rPr>
        <w:br w:type="page"/>
      </w:r>
    </w:p>
    <w:p w:rsidRPr="00C73210" w:rsidR="000F0E4E" w:rsidP="00C73210" w:rsidRDefault="00F878D3" w14:paraId="6E9B8BAB" w14:textId="60000D6A">
      <w:pPr>
        <w:pStyle w:val="Heading1"/>
      </w:pPr>
      <w:bookmarkStart w:name="_Toc169645297" w:id="0"/>
      <w:r w:rsidRPr="00BC3392">
        <w:rPr>
          <w:rStyle w:val="Strong"/>
          <w:b/>
        </w:rPr>
        <w:t>Potencializando o desempenho com NoSQL</w:t>
      </w:r>
      <w:bookmarkEnd w:id="0"/>
      <w:r w:rsidRPr="00BC3392" w:rsidR="00BC3392">
        <w:t xml:space="preserve"> </w:t>
      </w:r>
    </w:p>
    <w:p w:rsidRPr="00A36C8B" w:rsidR="00987BE0" w:rsidP="00A36C8B" w:rsidRDefault="00C73210" w14:paraId="4707BC3A" w14:textId="18D3BBF1">
      <w:pPr>
        <w:pStyle w:val="Heading1"/>
      </w:pPr>
      <w:bookmarkStart w:name="_Toc169645298" w:id="1"/>
      <w:r>
        <w:t>1</w:t>
      </w:r>
      <w:r w:rsidR="00A36C8B">
        <w:t xml:space="preserve"> </w:t>
      </w:r>
      <w:r w:rsidR="00BC3392">
        <w:t>iN</w:t>
      </w:r>
      <w:r w:rsidR="00A466EE">
        <w:t>S</w:t>
      </w:r>
      <w:r w:rsidR="00BC3392">
        <w:t>TRUÇÕES PARA USO DO TEMPLATE</w:t>
      </w:r>
      <w:bookmarkEnd w:id="1"/>
    </w:p>
    <w:p w:rsidRPr="000F0E4E" w:rsidR="00987BE0" w:rsidP="00F643C9" w:rsidRDefault="00A36C8B" w14:paraId="0ECCDF9B" w14:textId="38D49670">
      <w:pPr>
        <w:pStyle w:val="Heading2"/>
      </w:pPr>
      <w:bookmarkStart w:name="_Toc169645299" w:id="2"/>
      <w:r>
        <w:t xml:space="preserve">1.1 </w:t>
      </w:r>
      <w:r w:rsidR="00C45868">
        <w:t>Template</w:t>
      </w:r>
      <w:bookmarkEnd w:id="2"/>
    </w:p>
    <w:p w:rsidR="00987BE0" w:rsidP="00A36C8B" w:rsidRDefault="00C45868" w14:paraId="0C124A23" w14:textId="7B8AB3A6">
      <w:pPr>
        <w:rPr>
          <w:lang w:val="en-US"/>
        </w:rPr>
      </w:pPr>
      <w:r w:rsidRPr="00C45868">
        <w:rPr>
          <w:lang w:val="en-US"/>
        </w:rPr>
        <w:t xml:space="preserve">Um template é um </w:t>
      </w:r>
      <w:proofErr w:type="spellStart"/>
      <w:r w:rsidRPr="00C45868">
        <w:rPr>
          <w:lang w:val="en-US"/>
        </w:rPr>
        <w:t>modelo</w:t>
      </w:r>
      <w:proofErr w:type="spellEnd"/>
      <w:r w:rsidRPr="00C45868">
        <w:rPr>
          <w:lang w:val="en-US"/>
        </w:rPr>
        <w:t xml:space="preserve"> </w:t>
      </w:r>
      <w:proofErr w:type="spellStart"/>
      <w:r w:rsidRPr="00C45868">
        <w:rPr>
          <w:lang w:val="en-US"/>
        </w:rPr>
        <w:t>predefinido</w:t>
      </w:r>
      <w:proofErr w:type="spellEnd"/>
      <w:r w:rsidRPr="00C45868">
        <w:rPr>
          <w:lang w:val="en-US"/>
        </w:rPr>
        <w:t xml:space="preserve"> que </w:t>
      </w:r>
      <w:proofErr w:type="spellStart"/>
      <w:r w:rsidRPr="00C45868">
        <w:rPr>
          <w:lang w:val="en-US"/>
        </w:rPr>
        <w:t>simplifica</w:t>
      </w:r>
      <w:proofErr w:type="spellEnd"/>
      <w:r w:rsidRPr="00C45868">
        <w:rPr>
          <w:lang w:val="en-US"/>
        </w:rPr>
        <w:t xml:space="preserve"> e </w:t>
      </w:r>
      <w:proofErr w:type="spellStart"/>
      <w:r w:rsidRPr="00C45868">
        <w:rPr>
          <w:lang w:val="en-US"/>
        </w:rPr>
        <w:t>padroniza</w:t>
      </w:r>
      <w:proofErr w:type="spellEnd"/>
      <w:r w:rsidRPr="00C45868">
        <w:rPr>
          <w:lang w:val="en-US"/>
        </w:rPr>
        <w:t xml:space="preserve"> a </w:t>
      </w:r>
      <w:proofErr w:type="spellStart"/>
      <w:r w:rsidRPr="00C45868">
        <w:rPr>
          <w:lang w:val="en-US"/>
        </w:rPr>
        <w:t>criação</w:t>
      </w:r>
      <w:proofErr w:type="spellEnd"/>
      <w:r w:rsidRPr="00C45868">
        <w:rPr>
          <w:lang w:val="en-US"/>
        </w:rPr>
        <w:t xml:space="preserve"> de </w:t>
      </w:r>
      <w:proofErr w:type="spellStart"/>
      <w:r w:rsidRPr="00C45868">
        <w:rPr>
          <w:lang w:val="en-US"/>
        </w:rPr>
        <w:t>documentos</w:t>
      </w:r>
      <w:proofErr w:type="spellEnd"/>
      <w:r w:rsidRPr="00C45868">
        <w:rPr>
          <w:lang w:val="en-US"/>
        </w:rPr>
        <w:t xml:space="preserve">, </w:t>
      </w:r>
      <w:proofErr w:type="spellStart"/>
      <w:r w:rsidRPr="00C45868">
        <w:rPr>
          <w:lang w:val="en-US"/>
        </w:rPr>
        <w:t>páginas</w:t>
      </w:r>
      <w:proofErr w:type="spellEnd"/>
      <w:r w:rsidRPr="00C45868">
        <w:rPr>
          <w:lang w:val="en-US"/>
        </w:rPr>
        <w:t xml:space="preserve"> da web </w:t>
      </w:r>
      <w:proofErr w:type="spellStart"/>
      <w:r w:rsidRPr="00C45868">
        <w:rPr>
          <w:lang w:val="en-US"/>
        </w:rPr>
        <w:t>ou</w:t>
      </w:r>
      <w:proofErr w:type="spellEnd"/>
      <w:r w:rsidRPr="00C45868">
        <w:rPr>
          <w:lang w:val="en-US"/>
        </w:rPr>
        <w:t xml:space="preserve"> outros </w:t>
      </w:r>
      <w:proofErr w:type="spellStart"/>
      <w:r w:rsidRPr="00C45868">
        <w:rPr>
          <w:lang w:val="en-US"/>
        </w:rPr>
        <w:t>elementos</w:t>
      </w:r>
      <w:proofErr w:type="spellEnd"/>
      <w:r w:rsidRPr="00C45868">
        <w:rPr>
          <w:lang w:val="en-US"/>
        </w:rPr>
        <w:t xml:space="preserve"> de design, </w:t>
      </w:r>
      <w:proofErr w:type="spellStart"/>
      <w:r w:rsidRPr="00C45868">
        <w:rPr>
          <w:lang w:val="en-US"/>
        </w:rPr>
        <w:t>permitindo</w:t>
      </w:r>
      <w:proofErr w:type="spellEnd"/>
      <w:r w:rsidRPr="00C45868">
        <w:rPr>
          <w:lang w:val="en-US"/>
        </w:rPr>
        <w:t xml:space="preserve"> que </w:t>
      </w:r>
      <w:proofErr w:type="spellStart"/>
      <w:r w:rsidRPr="00C45868">
        <w:rPr>
          <w:lang w:val="en-US"/>
        </w:rPr>
        <w:t>usuários</w:t>
      </w:r>
      <w:proofErr w:type="spellEnd"/>
      <w:r w:rsidRPr="00C45868">
        <w:rPr>
          <w:lang w:val="en-US"/>
        </w:rPr>
        <w:t xml:space="preserve"> </w:t>
      </w:r>
      <w:proofErr w:type="spellStart"/>
      <w:r w:rsidRPr="00C45868">
        <w:rPr>
          <w:lang w:val="en-US"/>
        </w:rPr>
        <w:t>preencham</w:t>
      </w:r>
      <w:proofErr w:type="spellEnd"/>
      <w:r w:rsidRPr="00C45868">
        <w:rPr>
          <w:lang w:val="en-US"/>
        </w:rPr>
        <w:t xml:space="preserve"> </w:t>
      </w:r>
      <w:proofErr w:type="spellStart"/>
      <w:r w:rsidRPr="00C45868">
        <w:rPr>
          <w:lang w:val="en-US"/>
        </w:rPr>
        <w:t>apenas</w:t>
      </w:r>
      <w:proofErr w:type="spellEnd"/>
      <w:r w:rsidRPr="00C45868">
        <w:rPr>
          <w:lang w:val="en-US"/>
        </w:rPr>
        <w:t xml:space="preserve"> as partes </w:t>
      </w:r>
      <w:proofErr w:type="spellStart"/>
      <w:r w:rsidRPr="00C45868">
        <w:rPr>
          <w:lang w:val="en-US"/>
        </w:rPr>
        <w:t>específicas</w:t>
      </w:r>
      <w:proofErr w:type="spellEnd"/>
      <w:r w:rsidRPr="00C45868">
        <w:rPr>
          <w:lang w:val="en-US"/>
        </w:rPr>
        <w:t xml:space="preserve">, </w:t>
      </w:r>
      <w:proofErr w:type="spellStart"/>
      <w:r w:rsidRPr="00C45868">
        <w:rPr>
          <w:lang w:val="en-US"/>
        </w:rPr>
        <w:t>economizando</w:t>
      </w:r>
      <w:proofErr w:type="spellEnd"/>
      <w:r w:rsidRPr="00C45868">
        <w:rPr>
          <w:lang w:val="en-US"/>
        </w:rPr>
        <w:t xml:space="preserve"> tempo e </w:t>
      </w:r>
      <w:proofErr w:type="spellStart"/>
      <w:r w:rsidRPr="00C45868">
        <w:rPr>
          <w:lang w:val="en-US"/>
        </w:rPr>
        <w:t>garantindo</w:t>
      </w:r>
      <w:proofErr w:type="spellEnd"/>
      <w:r w:rsidRPr="00C45868">
        <w:rPr>
          <w:lang w:val="en-US"/>
        </w:rPr>
        <w:t xml:space="preserve"> </w:t>
      </w:r>
      <w:proofErr w:type="spellStart"/>
      <w:r w:rsidRPr="00C45868">
        <w:rPr>
          <w:lang w:val="en-US"/>
        </w:rPr>
        <w:t>consistência</w:t>
      </w:r>
      <w:proofErr w:type="spellEnd"/>
      <w:r w:rsidRPr="00C45868">
        <w:rPr>
          <w:lang w:val="en-US"/>
        </w:rPr>
        <w:t xml:space="preserve"> visual </w:t>
      </w:r>
      <w:proofErr w:type="spellStart"/>
      <w:r w:rsidRPr="00C45868">
        <w:rPr>
          <w:lang w:val="en-US"/>
        </w:rPr>
        <w:t>ou</w:t>
      </w:r>
      <w:proofErr w:type="spellEnd"/>
      <w:r w:rsidRPr="00C45868">
        <w:rPr>
          <w:lang w:val="en-US"/>
        </w:rPr>
        <w:t xml:space="preserve"> </w:t>
      </w:r>
      <w:proofErr w:type="spellStart"/>
      <w:r w:rsidRPr="00C45868">
        <w:rPr>
          <w:lang w:val="en-US"/>
        </w:rPr>
        <w:t>estrutural</w:t>
      </w:r>
      <w:proofErr w:type="spellEnd"/>
      <w:r w:rsidRPr="00C45868">
        <w:rPr>
          <w:lang w:val="en-US"/>
        </w:rPr>
        <w:t>.</w:t>
      </w:r>
      <w:r>
        <w:rPr>
          <w:lang w:val="en-US"/>
        </w:rPr>
        <w:t xml:space="preserve"> </w:t>
      </w:r>
    </w:p>
    <w:p w:rsidRPr="00C45868" w:rsidR="00C45868" w:rsidP="00C45868" w:rsidRDefault="00C45868" w14:paraId="0772D788" w14:textId="64E0D758">
      <w:pPr>
        <w:pStyle w:val="BodyText"/>
        <w:rPr>
          <w:lang w:val="en-US"/>
        </w:rPr>
      </w:pPr>
      <w:r>
        <w:rPr>
          <w:lang w:val="en-US"/>
        </w:rPr>
        <w:t xml:space="preserve">Para </w:t>
      </w:r>
      <w:proofErr w:type="spellStart"/>
      <w:r>
        <w:rPr>
          <w:lang w:val="en-US"/>
        </w:rPr>
        <w:t>seu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leia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instruções</w:t>
      </w:r>
      <w:proofErr w:type="spellEnd"/>
      <w:r>
        <w:rPr>
          <w:lang w:val="en-US"/>
        </w:rPr>
        <w:t xml:space="preserve"> </w:t>
      </w:r>
      <w:proofErr w:type="spellStart"/>
      <w:r w:rsidR="00781256">
        <w:rPr>
          <w:lang w:val="en-US"/>
        </w:rPr>
        <w:t>nesse</w:t>
      </w:r>
      <w:proofErr w:type="spellEnd"/>
      <w:r w:rsidR="00781256">
        <w:rPr>
          <w:lang w:val="en-US"/>
        </w:rPr>
        <w:t xml:space="preserve"> e use </w:t>
      </w:r>
      <w:proofErr w:type="spellStart"/>
      <w:r w:rsidR="00781256">
        <w:rPr>
          <w:lang w:val="en-US"/>
        </w:rPr>
        <w:t>o</w:t>
      </w:r>
      <w:proofErr w:type="spellEnd"/>
      <w:r w:rsidR="00781256">
        <w:rPr>
          <w:lang w:val="en-US"/>
        </w:rPr>
        <w:t xml:space="preserve"> template a </w:t>
      </w:r>
      <w:proofErr w:type="spellStart"/>
      <w:r w:rsidR="00781256">
        <w:rPr>
          <w:lang w:val="en-US"/>
        </w:rPr>
        <w:t>partir</w:t>
      </w:r>
      <w:proofErr w:type="spellEnd"/>
      <w:r w:rsidR="00781256">
        <w:rPr>
          <w:lang w:val="en-US"/>
        </w:rPr>
        <w:t xml:space="preserve"> d</w:t>
      </w:r>
      <w:r w:rsidR="00A466EE">
        <w:rPr>
          <w:lang w:val="en-US"/>
        </w:rPr>
        <w:t xml:space="preserve">a </w:t>
      </w:r>
      <w:proofErr w:type="spellStart"/>
      <w:r w:rsidR="00A466EE">
        <w:rPr>
          <w:lang w:val="en-US"/>
        </w:rPr>
        <w:t>seção</w:t>
      </w:r>
      <w:proofErr w:type="spellEnd"/>
      <w:r w:rsidR="00A466EE">
        <w:rPr>
          <w:lang w:val="en-US"/>
        </w:rPr>
        <w:t xml:space="preserve"> </w:t>
      </w:r>
      <w:r w:rsidR="00781256">
        <w:rPr>
          <w:lang w:val="en-US"/>
        </w:rPr>
        <w:t>2</w:t>
      </w:r>
    </w:p>
    <w:p w:rsidRPr="000F0E4E" w:rsidR="00C45868" w:rsidP="00C45868" w:rsidRDefault="00C45868" w14:paraId="368FC013" w14:textId="06E76DEB">
      <w:pPr>
        <w:pStyle w:val="Heading2"/>
      </w:pPr>
      <w:bookmarkStart w:name="_Toc169645300" w:id="3"/>
      <w:r>
        <w:t>1.1 Instruções</w:t>
      </w:r>
      <w:bookmarkEnd w:id="3"/>
    </w:p>
    <w:p w:rsidR="00A466EE" w:rsidP="00781256" w:rsidRDefault="003C1B66" w14:paraId="6DFD3E04" w14:textId="0386C259">
      <w:pPr>
        <w:pStyle w:val="BodyText"/>
        <w:ind w:firstLine="0"/>
        <w:rPr>
          <w:lang w:val="en-US"/>
        </w:rPr>
      </w:pPr>
      <w:r w:rsidRPr="320A890C">
        <w:t xml:space="preserve">O template está dividido por </w:t>
      </w:r>
      <w:r w:rsidRPr="320A890C" w:rsidR="00A466EE">
        <w:t>seções</w:t>
      </w:r>
      <w:r w:rsidRPr="320A890C">
        <w:t xml:space="preserve"> que representam pedidos feitos para o PBL. No template iremos encontrar exemplos </w:t>
      </w:r>
      <w:r w:rsidRPr="320A890C" w:rsidR="00A466EE">
        <w:t xml:space="preserve">ilustrativos </w:t>
      </w:r>
      <w:r w:rsidRPr="320A890C">
        <w:t>de entregas,</w:t>
      </w:r>
      <w:r w:rsidRPr="320A890C" w:rsidR="00A466EE">
        <w:t xml:space="preserve"> </w:t>
      </w:r>
      <w:r w:rsidRPr="320A890C" w:rsidR="4E1E5963">
        <w:t>cujo</w:t>
      </w:r>
      <w:r w:rsidRPr="320A890C" w:rsidR="00A466EE">
        <w:t xml:space="preserve"> contexto não tem relação ao que está sendo solicitado </w:t>
      </w:r>
      <w:r w:rsidRPr="320A890C" w:rsidR="77627E29">
        <w:t>n</w:t>
      </w:r>
      <w:r w:rsidRPr="320A890C" w:rsidR="00A466EE">
        <w:t xml:space="preserve">o </w:t>
      </w:r>
      <w:r w:rsidRPr="320A890C" w:rsidR="17766AEA">
        <w:t>PBL</w:t>
      </w:r>
      <w:r w:rsidRPr="320A890C" w:rsidR="00A466EE">
        <w:t xml:space="preserve">. </w:t>
      </w:r>
      <w:r w:rsidRPr="320A890C">
        <w:t xml:space="preserve"> </w:t>
      </w:r>
    </w:p>
    <w:p w:rsidR="00A466EE" w:rsidP="00781256" w:rsidRDefault="00A466EE" w14:paraId="69410C48" w14:textId="597AD537">
      <w:pPr>
        <w:pStyle w:val="BodyText"/>
        <w:ind w:firstLine="0"/>
        <w:rPr>
          <w:lang w:val="en-US"/>
        </w:rPr>
      </w:pPr>
      <w:r>
        <w:rPr>
          <w:lang w:val="en-US"/>
        </w:rPr>
        <w:t xml:space="preserve">Ao usar o template, </w:t>
      </w:r>
      <w:proofErr w:type="spellStart"/>
      <w:r>
        <w:rPr>
          <w:lang w:val="en-US"/>
        </w:rPr>
        <w:t>apague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completo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seção</w:t>
      </w:r>
      <w:proofErr w:type="spellEnd"/>
      <w:r>
        <w:rPr>
          <w:lang w:val="en-US"/>
        </w:rPr>
        <w:t xml:space="preserve"> 1 de </w:t>
      </w:r>
      <w:proofErr w:type="spellStart"/>
      <w:r>
        <w:rPr>
          <w:lang w:val="en-US"/>
        </w:rPr>
        <w:t>instruções</w:t>
      </w:r>
      <w:proofErr w:type="spellEnd"/>
      <w:r>
        <w:rPr>
          <w:lang w:val="en-US"/>
        </w:rPr>
        <w:t xml:space="preserve"> para que o </w:t>
      </w:r>
      <w:proofErr w:type="spellStart"/>
      <w:r>
        <w:rPr>
          <w:lang w:val="en-US"/>
        </w:rPr>
        <w:t>seu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trabalho</w:t>
      </w:r>
      <w:proofErr w:type="spellEnd"/>
      <w:r>
        <w:rPr>
          <w:lang w:val="en-US"/>
        </w:rPr>
        <w:t xml:space="preserve"> fique </w:t>
      </w:r>
      <w:proofErr w:type="spellStart"/>
      <w:r>
        <w:rPr>
          <w:lang w:val="en-US"/>
        </w:rPr>
        <w:t>mais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organizado</w:t>
      </w:r>
      <w:proofErr w:type="spellEnd"/>
      <w:r>
        <w:rPr>
          <w:lang w:val="en-US"/>
        </w:rPr>
        <w:t>.</w:t>
      </w:r>
    </w:p>
    <w:p w:rsidR="00A466EE" w:rsidP="00781256" w:rsidRDefault="00A466EE" w14:paraId="736CCE5B" w14:textId="443F39B1">
      <w:pPr>
        <w:pStyle w:val="BodyText"/>
        <w:ind w:firstLine="0"/>
        <w:rPr>
          <w:lang w:val="en-US"/>
        </w:rPr>
      </w:pP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esqueça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salvar</w:t>
      </w:r>
      <w:proofErr w:type="spellEnd"/>
      <w:r>
        <w:rPr>
          <w:lang w:val="en-US"/>
        </w:rPr>
        <w:t xml:space="preserve"> o template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.pdf para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entrega</w:t>
      </w:r>
      <w:proofErr w:type="spellEnd"/>
      <w:r>
        <w:rPr>
          <w:lang w:val="en-US"/>
        </w:rPr>
        <w:t>.</w:t>
      </w:r>
    </w:p>
    <w:p w:rsidR="00A466EE" w:rsidP="001A69AD" w:rsidRDefault="001A69AD" w14:paraId="198CC0EF" w14:textId="491601CC">
      <w:pPr>
        <w:pStyle w:val="TXTRESUMO"/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seguir</w:t>
      </w:r>
      <w:proofErr w:type="spellEnd"/>
      <w:r>
        <w:rPr>
          <w:lang w:val="en-US"/>
        </w:rPr>
        <w:t xml:space="preserve"> </w:t>
      </w:r>
      <w:r w:rsidR="00A466EE">
        <w:rPr>
          <w:lang w:val="en-US"/>
        </w:rPr>
        <w:t xml:space="preserve"> um Quadro </w:t>
      </w:r>
      <w:proofErr w:type="spellStart"/>
      <w:r w:rsidR="00A466EE">
        <w:rPr>
          <w:lang w:val="en-US"/>
        </w:rPr>
        <w:t>Resumo</w:t>
      </w:r>
      <w:proofErr w:type="spellEnd"/>
      <w:r w:rsidR="00A466EE">
        <w:rPr>
          <w:lang w:val="en-US"/>
        </w:rPr>
        <w:t xml:space="preserve"> das </w:t>
      </w:r>
      <w:proofErr w:type="spellStart"/>
      <w:r w:rsidR="00A466EE">
        <w:rPr>
          <w:lang w:val="en-US"/>
        </w:rPr>
        <w:t>tarefas</w:t>
      </w:r>
      <w:proofErr w:type="spellEnd"/>
      <w:r>
        <w:rPr>
          <w:lang w:val="en-US"/>
        </w:rPr>
        <w:t>:</w:t>
      </w:r>
    </w:p>
    <w:p w:rsidR="001A69AD" w:rsidP="001A69AD" w:rsidRDefault="001A69AD" w14:paraId="066FA7B2" w14:textId="77777777">
      <w:pPr>
        <w:pStyle w:val="TXTRESUMO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1A69AD" w:rsidTr="6091B158" w14:paraId="73C51F3A" w14:textId="77777777">
        <w:tc>
          <w:tcPr>
            <w:tcW w:w="9061" w:type="dxa"/>
          </w:tcPr>
          <w:p w:rsidR="00A53080" w:rsidP="001A69AD" w:rsidRDefault="001A69AD" w14:paraId="41BDC5CC" w14:textId="77777777">
            <w:pPr>
              <w:pStyle w:val="TXTRESUMO"/>
              <w:rPr>
                <w:lang w:val="en-US"/>
              </w:rPr>
            </w:pPr>
            <w:r>
              <w:rPr>
                <w:lang w:val="en-US"/>
              </w:rPr>
              <w:t xml:space="preserve">Para </w:t>
            </w:r>
            <w:r w:rsidR="00A53080">
              <w:rPr>
                <w:lang w:val="en-US"/>
              </w:rPr>
              <w:t xml:space="preserve">um </w:t>
            </w:r>
            <w:proofErr w:type="spellStart"/>
            <w:r w:rsidR="00A53080">
              <w:rPr>
                <w:lang w:val="en-US"/>
              </w:rPr>
              <w:t>ou</w:t>
            </w:r>
            <w:proofErr w:type="spellEnd"/>
            <w:r w:rsidR="00A53080">
              <w:rPr>
                <w:lang w:val="en-US"/>
              </w:rPr>
              <w:t xml:space="preserve"> </w:t>
            </w:r>
            <w:proofErr w:type="spellStart"/>
            <w:r w:rsidR="00A53080">
              <w:rPr>
                <w:lang w:val="en-US"/>
              </w:rPr>
              <w:t>mais</w:t>
            </w:r>
            <w:proofErr w:type="spellEnd"/>
            <w:r w:rsidR="00A53080">
              <w:rPr>
                <w:lang w:val="en-US"/>
              </w:rPr>
              <w:t xml:space="preserve"> </w:t>
            </w:r>
            <w:proofErr w:type="spellStart"/>
            <w:r w:rsidR="00A53080">
              <w:rPr>
                <w:lang w:val="en-US"/>
              </w:rPr>
              <w:t>problemas</w:t>
            </w:r>
            <w:proofErr w:type="spellEnd"/>
            <w:r w:rsidR="00A53080">
              <w:rPr>
                <w:lang w:val="en-US"/>
              </w:rPr>
              <w:t xml:space="preserve"> a </w:t>
            </w:r>
            <w:proofErr w:type="spellStart"/>
            <w:r w:rsidR="00A53080">
              <w:rPr>
                <w:lang w:val="en-US"/>
              </w:rPr>
              <w:t>serem</w:t>
            </w:r>
            <w:proofErr w:type="spellEnd"/>
            <w:r w:rsidR="00A53080">
              <w:rPr>
                <w:lang w:val="en-US"/>
              </w:rPr>
              <w:t xml:space="preserve"> </w:t>
            </w:r>
            <w:proofErr w:type="spellStart"/>
            <w:r w:rsidR="00A53080">
              <w:rPr>
                <w:lang w:val="en-US"/>
              </w:rPr>
              <w:t>resolvidos</w:t>
            </w:r>
            <w:proofErr w:type="spellEnd"/>
            <w:r w:rsidR="00A53080">
              <w:rPr>
                <w:lang w:val="en-US"/>
              </w:rPr>
              <w:t xml:space="preserve"> (</w:t>
            </w:r>
            <w:proofErr w:type="spellStart"/>
            <w:r w:rsidR="00A53080">
              <w:rPr>
                <w:lang w:val="en-US"/>
              </w:rPr>
              <w:t>ou</w:t>
            </w:r>
            <w:proofErr w:type="spellEnd"/>
            <w:r w:rsidR="00A53080">
              <w:rPr>
                <w:lang w:val="en-US"/>
              </w:rPr>
              <w:t xml:space="preserve"> </w:t>
            </w:r>
            <w:proofErr w:type="spellStart"/>
            <w:r w:rsidR="00A53080">
              <w:rPr>
                <w:lang w:val="en-US"/>
              </w:rPr>
              <w:t>crie</w:t>
            </w:r>
            <w:proofErr w:type="spellEnd"/>
            <w:r w:rsidR="00A53080">
              <w:rPr>
                <w:lang w:val="en-US"/>
              </w:rPr>
              <w:t xml:space="preserve"> um). </w:t>
            </w:r>
          </w:p>
          <w:p w:rsidRPr="00A53080" w:rsidR="00A53080" w:rsidP="00A53080" w:rsidRDefault="00A53080" w14:paraId="651FACAF" w14:textId="7777777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contextualSpacing/>
              <w:jc w:val="left"/>
              <w:rPr>
                <w:szCs w:val="24"/>
              </w:rPr>
            </w:pPr>
            <w:r w:rsidRPr="00A53080">
              <w:rPr>
                <w:szCs w:val="24"/>
              </w:rPr>
              <w:t>Abandono do carrinho de compras em larga escala.</w:t>
            </w:r>
          </w:p>
          <w:p w:rsidRPr="00A53080" w:rsidR="00A53080" w:rsidP="00A53080" w:rsidRDefault="00A53080" w14:paraId="0B30A11A" w14:textId="7777777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contextualSpacing/>
              <w:jc w:val="left"/>
              <w:rPr>
                <w:szCs w:val="24"/>
              </w:rPr>
            </w:pPr>
            <w:r w:rsidRPr="00A53080">
              <w:rPr>
                <w:szCs w:val="24"/>
              </w:rPr>
              <w:t>Falta de conhecimento do perfil do usuário anônimo e do cliente.</w:t>
            </w:r>
          </w:p>
          <w:p w:rsidRPr="00A53080" w:rsidR="00A53080" w:rsidP="00A53080" w:rsidRDefault="00A53080" w14:paraId="63A108A8" w14:textId="7777777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contextualSpacing/>
              <w:jc w:val="left"/>
              <w:rPr>
                <w:szCs w:val="24"/>
              </w:rPr>
            </w:pPr>
            <w:r w:rsidRPr="00A53080">
              <w:rPr>
                <w:szCs w:val="24"/>
              </w:rPr>
              <w:t>Diminuição da taxa de conversão (usuário anônimo para cliente).</w:t>
            </w:r>
          </w:p>
          <w:p w:rsidRPr="00A53080" w:rsidR="00A53080" w:rsidP="00A53080" w:rsidRDefault="00A53080" w14:paraId="33D6074C" w14:textId="7777777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contextualSpacing/>
              <w:jc w:val="left"/>
              <w:rPr>
                <w:szCs w:val="24"/>
              </w:rPr>
            </w:pPr>
            <w:r w:rsidRPr="00A53080">
              <w:rPr>
                <w:szCs w:val="24"/>
              </w:rPr>
              <w:t>Estoque ocorrendo rupturas.</w:t>
            </w:r>
          </w:p>
          <w:p w:rsidRPr="00A53080" w:rsidR="00A53080" w:rsidP="00A53080" w:rsidRDefault="00A53080" w14:paraId="34E2C886" w14:textId="7777777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contextualSpacing/>
              <w:jc w:val="left"/>
              <w:rPr>
                <w:szCs w:val="24"/>
              </w:rPr>
            </w:pPr>
            <w:r w:rsidRPr="00A53080">
              <w:rPr>
                <w:szCs w:val="24"/>
              </w:rPr>
              <w:t>Aumento considerável no tempo de entrega e crescente aumento de entregas indevidas.</w:t>
            </w:r>
          </w:p>
          <w:p w:rsidRPr="00A53080" w:rsidR="00A53080" w:rsidP="00A53080" w:rsidRDefault="00A53080" w14:paraId="7B339551" w14:textId="7777777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contextualSpacing/>
              <w:jc w:val="left"/>
              <w:rPr>
                <w:szCs w:val="24"/>
              </w:rPr>
            </w:pPr>
            <w:r w:rsidRPr="00A53080">
              <w:rPr>
                <w:szCs w:val="24"/>
              </w:rPr>
              <w:t>Aumento do número de reclamações no SAC.</w:t>
            </w:r>
          </w:p>
          <w:p w:rsidRPr="00A53080" w:rsidR="00A53080" w:rsidP="00A53080" w:rsidRDefault="00A53080" w14:paraId="04F44010" w14:textId="7777777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contextualSpacing/>
              <w:jc w:val="left"/>
              <w:rPr>
                <w:szCs w:val="24"/>
              </w:rPr>
            </w:pPr>
            <w:r w:rsidRPr="00A53080">
              <w:rPr>
                <w:szCs w:val="24"/>
              </w:rPr>
              <w:t>Alto consumo de tempo (inviável) para processamento dos dados.</w:t>
            </w:r>
          </w:p>
          <w:p w:rsidR="00A53080" w:rsidP="001A69AD" w:rsidRDefault="00A53080" w14:paraId="005580F4" w14:textId="77777777">
            <w:pPr>
              <w:pStyle w:val="TXTRESUMO"/>
              <w:rPr>
                <w:lang w:val="en-US"/>
              </w:rPr>
            </w:pPr>
          </w:p>
          <w:p w:rsidR="003B1892" w:rsidP="001A69AD" w:rsidRDefault="00A53080" w14:paraId="72B48283" w14:textId="61FEA038">
            <w:pPr>
              <w:pStyle w:val="TXTRESUMO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proofErr w:type="spellStart"/>
            <w:r>
              <w:rPr>
                <w:lang w:val="en-US"/>
              </w:rPr>
              <w:t>partir</w:t>
            </w:r>
            <w:proofErr w:type="spellEnd"/>
            <w:r>
              <w:rPr>
                <w:lang w:val="en-US"/>
              </w:rPr>
              <w:t xml:space="preserve"> deles </w:t>
            </w:r>
            <w:proofErr w:type="spellStart"/>
            <w:r>
              <w:rPr>
                <w:lang w:val="en-US"/>
              </w:rPr>
              <w:t>desenvolva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passos</w:t>
            </w:r>
            <w:proofErr w:type="spellEnd"/>
            <w:r>
              <w:rPr>
                <w:lang w:val="en-US"/>
              </w:rPr>
              <w:t>:</w:t>
            </w:r>
          </w:p>
          <w:p w:rsidRPr="00A53080" w:rsidR="00A53080" w:rsidP="00A53080" w:rsidRDefault="00A53080" w14:paraId="56019158" w14:textId="77777777">
            <w:pPr>
              <w:pStyle w:val="NormalWeb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A53080">
              <w:rPr>
                <w:rFonts w:ascii="Arial" w:hAnsi="Arial" w:cs="Arial"/>
              </w:rPr>
              <w:t>Contextualização do problema</w:t>
            </w:r>
          </w:p>
          <w:p w:rsidRPr="00A53080" w:rsidR="00A53080" w:rsidP="00A53080" w:rsidRDefault="00A53080" w14:paraId="1531BC6E" w14:textId="77777777">
            <w:pPr>
              <w:pStyle w:val="NormalWeb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A53080">
              <w:rPr>
                <w:rFonts w:ascii="Arial" w:hAnsi="Arial" w:cs="Arial"/>
              </w:rPr>
              <w:t>Planejamento de atividades</w:t>
            </w:r>
          </w:p>
          <w:p w:rsidRPr="00A53080" w:rsidR="00A53080" w:rsidP="00A53080" w:rsidRDefault="00A53080" w14:paraId="30168B2C" w14:textId="77777777">
            <w:pPr>
              <w:pStyle w:val="NormalWeb"/>
              <w:numPr>
                <w:ilvl w:val="1"/>
                <w:numId w:val="13"/>
              </w:numPr>
              <w:rPr>
                <w:rFonts w:ascii="Arial" w:hAnsi="Arial" w:cs="Arial"/>
              </w:rPr>
            </w:pPr>
            <w:r w:rsidRPr="00A53080">
              <w:rPr>
                <w:rFonts w:ascii="Arial" w:hAnsi="Arial" w:cs="Arial"/>
              </w:rPr>
              <w:t>Kanban contendo todas as atividades</w:t>
            </w:r>
          </w:p>
          <w:p w:rsidR="00A53080" w:rsidP="00A53080" w:rsidRDefault="00A53080" w14:paraId="6BE5EE33" w14:textId="77777777">
            <w:pPr>
              <w:pStyle w:val="NormalWeb"/>
              <w:numPr>
                <w:ilvl w:val="1"/>
                <w:numId w:val="13"/>
              </w:numPr>
              <w:rPr>
                <w:rFonts w:ascii="Arial" w:hAnsi="Arial" w:cs="Arial"/>
              </w:rPr>
            </w:pPr>
            <w:r w:rsidRPr="00A53080">
              <w:rPr>
                <w:rFonts w:ascii="Arial" w:hAnsi="Arial" w:cs="Arial"/>
              </w:rPr>
              <w:t>Detalhamento da atividade</w:t>
            </w:r>
          </w:p>
          <w:p w:rsidRPr="00A53080" w:rsidR="00FB75C9" w:rsidP="00A53080" w:rsidRDefault="00FB75C9" w14:paraId="078A1ADE" w14:textId="048801E0">
            <w:pPr>
              <w:pStyle w:val="NormalWeb"/>
              <w:numPr>
                <w:ilvl w:val="1"/>
                <w:numId w:val="1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Link para navegação no Kanban</w:t>
            </w:r>
          </w:p>
          <w:p w:rsidRPr="00A53080" w:rsidR="00A53080" w:rsidP="00A53080" w:rsidRDefault="00A53080" w14:paraId="6EF004D9" w14:textId="77777777">
            <w:pPr>
              <w:pStyle w:val="NormalWeb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A53080">
              <w:rPr>
                <w:rFonts w:ascii="Arial" w:hAnsi="Arial" w:cs="Arial"/>
              </w:rPr>
              <w:t>Origem de Dados</w:t>
            </w:r>
          </w:p>
          <w:p w:rsidRPr="00A53080" w:rsidR="00A53080" w:rsidP="00A53080" w:rsidRDefault="00A53080" w14:paraId="08F6EF72" w14:textId="77777777">
            <w:pPr>
              <w:pStyle w:val="NormalWeb"/>
              <w:numPr>
                <w:ilvl w:val="1"/>
                <w:numId w:val="13"/>
              </w:numPr>
              <w:rPr>
                <w:rFonts w:ascii="Arial" w:hAnsi="Arial" w:cs="Arial"/>
              </w:rPr>
            </w:pPr>
            <w:r w:rsidRPr="00A53080">
              <w:rPr>
                <w:rFonts w:ascii="Arial" w:hAnsi="Arial" w:cs="Arial"/>
              </w:rPr>
              <w:t>Panorama Geral das Fontes de Dados</w:t>
            </w:r>
          </w:p>
          <w:p w:rsidRPr="00A53080" w:rsidR="00A53080" w:rsidP="00A53080" w:rsidRDefault="00A53080" w14:paraId="044CB093" w14:textId="77777777">
            <w:pPr>
              <w:pStyle w:val="NormalWeb"/>
              <w:numPr>
                <w:ilvl w:val="1"/>
                <w:numId w:val="13"/>
              </w:numPr>
              <w:rPr>
                <w:rFonts w:ascii="Arial" w:hAnsi="Arial" w:cs="Arial"/>
              </w:rPr>
            </w:pPr>
            <w:r w:rsidRPr="00A53080">
              <w:rPr>
                <w:rFonts w:ascii="Arial" w:hAnsi="Arial" w:cs="Arial"/>
              </w:rPr>
              <w:t>Justificativas das Fontes de Dados</w:t>
            </w:r>
          </w:p>
          <w:p w:rsidRPr="00A53080" w:rsidR="00A53080" w:rsidP="00A53080" w:rsidRDefault="00A53080" w14:paraId="0D1EA7CF" w14:textId="77777777">
            <w:pPr>
              <w:pStyle w:val="NormalWeb"/>
              <w:numPr>
                <w:ilvl w:val="1"/>
                <w:numId w:val="13"/>
              </w:numPr>
              <w:rPr>
                <w:rFonts w:ascii="Arial" w:hAnsi="Arial" w:cs="Arial"/>
              </w:rPr>
            </w:pPr>
            <w:r w:rsidRPr="00A53080">
              <w:rPr>
                <w:rFonts w:ascii="Arial" w:hAnsi="Arial" w:cs="Arial"/>
              </w:rPr>
              <w:t>Detalhamento das  Fontes de Dados</w:t>
            </w:r>
          </w:p>
          <w:p w:rsidRPr="00A53080" w:rsidR="00A53080" w:rsidP="00A53080" w:rsidRDefault="00A53080" w14:paraId="6C1870B6" w14:textId="77777777">
            <w:pPr>
              <w:pStyle w:val="NormalWeb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A53080">
              <w:rPr>
                <w:rFonts w:ascii="Arial" w:hAnsi="Arial" w:cs="Arial"/>
              </w:rPr>
              <w:t>Arquitetura de Solução Big Data / Pipeline de Dados</w:t>
            </w:r>
          </w:p>
          <w:p w:rsidRPr="00A53080" w:rsidR="00A53080" w:rsidP="00A53080" w:rsidRDefault="00A53080" w14:paraId="00A8DF05" w14:textId="19DD5DB6">
            <w:pPr>
              <w:pStyle w:val="NormalWeb"/>
              <w:numPr>
                <w:ilvl w:val="1"/>
                <w:numId w:val="13"/>
              </w:numPr>
              <w:rPr>
                <w:rFonts w:ascii="Arial" w:hAnsi="Arial" w:cs="Arial"/>
              </w:rPr>
            </w:pPr>
            <w:r w:rsidRPr="00A53080">
              <w:rPr>
                <w:rFonts w:ascii="Arial" w:hAnsi="Arial" w:cs="Arial"/>
              </w:rPr>
              <w:t>Desenho da Arquitetura</w:t>
            </w:r>
            <w:r w:rsidR="00EE13BB">
              <w:rPr>
                <w:rFonts w:ascii="Arial" w:hAnsi="Arial" w:cs="Arial"/>
              </w:rPr>
              <w:t xml:space="preserve"> (com link opcional)</w:t>
            </w:r>
          </w:p>
          <w:p w:rsidRPr="00A53080" w:rsidR="00A53080" w:rsidP="00A53080" w:rsidRDefault="00A53080" w14:paraId="698081AE" w14:textId="77777777">
            <w:pPr>
              <w:pStyle w:val="NormalWeb"/>
              <w:numPr>
                <w:ilvl w:val="1"/>
                <w:numId w:val="13"/>
              </w:numPr>
              <w:rPr>
                <w:rFonts w:ascii="Arial" w:hAnsi="Arial" w:cs="Arial"/>
              </w:rPr>
            </w:pPr>
            <w:r w:rsidRPr="00A53080">
              <w:rPr>
                <w:rFonts w:ascii="Arial" w:hAnsi="Arial" w:cs="Arial"/>
              </w:rPr>
              <w:t>Justificativa da Arquitetura</w:t>
            </w:r>
          </w:p>
          <w:p w:rsidR="001A69AD" w:rsidP="00EE13BB" w:rsidRDefault="00A53080" w14:paraId="60E607C6" w14:textId="06A8E62D">
            <w:pPr>
              <w:pStyle w:val="NormalWeb"/>
              <w:numPr>
                <w:ilvl w:val="1"/>
                <w:numId w:val="13"/>
              </w:numPr>
              <w:rPr>
                <w:lang w:val="en-US"/>
              </w:rPr>
            </w:pPr>
            <w:r w:rsidRPr="00A53080">
              <w:rPr>
                <w:rFonts w:ascii="Arial" w:hAnsi="Arial" w:cs="Arial"/>
              </w:rPr>
              <w:t>Detalhamento da Arquitetura</w:t>
            </w:r>
          </w:p>
        </w:tc>
      </w:tr>
    </w:tbl>
    <w:p w:rsidR="00670DC9" w:rsidP="00670DC9" w:rsidRDefault="00670DC9" w14:paraId="1BBC3BE9" w14:textId="04BDD184">
      <w:pPr>
        <w:pStyle w:val="Caption"/>
      </w:pPr>
      <w:bookmarkStart w:name="_Toc456087166" w:id="4"/>
      <w:bookmarkStart w:name="_Toc169645325" w:id="5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390223">
        <w:t xml:space="preserve"> –</w:t>
      </w:r>
      <w:bookmarkEnd w:id="4"/>
      <w:r w:rsidRPr="00670DC9">
        <w:t xml:space="preserve"> Quadro resumo das tarefas do PBL</w:t>
      </w:r>
      <w:bookmarkEnd w:id="5"/>
    </w:p>
    <w:p w:rsidR="001A69AD" w:rsidP="001A69AD" w:rsidRDefault="001A69AD" w14:paraId="3127A00A" w14:textId="5D12B5A4">
      <w:pPr>
        <w:pStyle w:val="Caption"/>
      </w:pPr>
      <w:r w:rsidRPr="00C80B77">
        <w:t>Fonte: Elaborado pelo autor</w:t>
      </w:r>
      <w:r>
        <w:t>a</w:t>
      </w:r>
      <w:r w:rsidRPr="00C80B77">
        <w:t xml:space="preserve"> (</w:t>
      </w:r>
      <w:r>
        <w:t>2024</w:t>
      </w:r>
      <w:r w:rsidRPr="00C80B77">
        <w:t>)</w:t>
      </w:r>
    </w:p>
    <w:p w:rsidRPr="00C45868" w:rsidR="00781256" w:rsidP="00781256" w:rsidRDefault="00781256" w14:paraId="0AFB8EE1" w14:textId="77777777">
      <w:pPr>
        <w:pStyle w:val="BodyText"/>
        <w:ind w:firstLine="0"/>
        <w:rPr>
          <w:lang w:val="en-US"/>
        </w:rPr>
      </w:pPr>
    </w:p>
    <w:p w:rsidR="00987BE0" w:rsidP="00556B5B" w:rsidRDefault="0076599A" w14:paraId="0A4BA583" w14:textId="7C3E7706">
      <w:pPr>
        <w:pStyle w:val="Heading1"/>
      </w:pPr>
      <w:bookmarkStart w:name="_Toc169645301" w:id="6"/>
      <w:r>
        <w:t>2</w:t>
      </w:r>
      <w:r w:rsidR="00556B5B">
        <w:t xml:space="preserve"> </w:t>
      </w:r>
      <w:r w:rsidR="00FB75C9">
        <w:t>desafio(s) enfrentado(s) pela melhores compras</w:t>
      </w:r>
      <w:bookmarkEnd w:id="6"/>
      <w:r w:rsidR="00A53080">
        <w:t xml:space="preserve"> </w:t>
      </w:r>
    </w:p>
    <w:p w:rsidR="00987BE0" w:rsidP="00F643C9" w:rsidRDefault="0076599A" w14:paraId="13194399" w14:textId="18BC4118">
      <w:pPr>
        <w:pStyle w:val="Heading2"/>
      </w:pPr>
      <w:bookmarkStart w:name="_Toc453257313" w:id="7"/>
      <w:bookmarkStart w:name="_Toc453259182" w:id="8"/>
      <w:bookmarkStart w:name="_Toc453259469" w:id="9"/>
      <w:bookmarkStart w:name="_Toc453259484" w:id="10"/>
      <w:bookmarkStart w:name="_Toc453604866" w:id="11"/>
      <w:bookmarkStart w:name="_Toc453604883" w:id="12"/>
      <w:bookmarkStart w:name="_Toc453604899" w:id="13"/>
      <w:bookmarkStart w:name="_Toc456023382" w:id="14"/>
      <w:bookmarkStart w:name="_Toc456090612" w:id="15"/>
      <w:bookmarkStart w:name="_Toc456090746" w:id="16"/>
      <w:bookmarkStart w:name="_Toc453257315" w:id="17"/>
      <w:bookmarkStart w:name="_Toc453259184" w:id="18"/>
      <w:bookmarkStart w:name="_Toc453259471" w:id="19"/>
      <w:bookmarkStart w:name="_Toc453259486" w:id="20"/>
      <w:bookmarkStart w:name="_Toc453604868" w:id="21"/>
      <w:bookmarkStart w:name="_Toc453604885" w:id="22"/>
      <w:bookmarkStart w:name="_Toc453604901" w:id="23"/>
      <w:bookmarkStart w:name="_Toc456023384" w:id="24"/>
      <w:bookmarkStart w:name="_Toc456090614" w:id="25"/>
      <w:bookmarkStart w:name="_Toc456090748" w:id="26"/>
      <w:bookmarkStart w:name="_Toc169645302" w:id="27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>
        <w:t>2</w:t>
      </w:r>
      <w:r w:rsidR="00556B5B">
        <w:t xml:space="preserve">.1 </w:t>
      </w:r>
      <w:r w:rsidR="00A53080">
        <w:t>Contextualização do Problema</w:t>
      </w:r>
      <w:bookmarkEnd w:id="27"/>
    </w:p>
    <w:p w:rsidR="00C036D1" w:rsidP="00316877" w:rsidRDefault="00A53080" w14:paraId="4B42F01D" w14:textId="2547017F">
      <w:pPr>
        <w:pStyle w:val="ListParagraph"/>
      </w:pPr>
      <w:r w:rsidRPr="00A53080">
        <w:t xml:space="preserve">Cite o(s) problema(s) a </w:t>
      </w:r>
      <w:r w:rsidR="00FB75C9">
        <w:t xml:space="preserve">escolhidos para </w:t>
      </w:r>
      <w:r w:rsidRPr="00A53080">
        <w:t>serem resolvidos e explique por que resolver esses problemas são prioridade para a Melhores Compras</w:t>
      </w:r>
      <w:r>
        <w:t>.</w:t>
      </w:r>
    </w:p>
    <w:p w:rsidR="00FB75C9" w:rsidP="00316877" w:rsidRDefault="00FB75C9" w14:paraId="7CCCBC56" w14:textId="77777777">
      <w:pPr>
        <w:pStyle w:val="ListParagraph"/>
      </w:pPr>
    </w:p>
    <w:p w:rsidR="00FB75C9" w:rsidP="00FB75C9" w:rsidRDefault="00FB75C9" w14:paraId="1DFAE44F" w14:textId="2ECE298D">
      <w:pPr>
        <w:pStyle w:val="Heading1"/>
      </w:pPr>
      <w:bookmarkStart w:name="_Toc169645303" w:id="28"/>
      <w:r>
        <w:t>3</w:t>
      </w:r>
      <w:r>
        <w:t xml:space="preserve"> Planejamento das atividades</w:t>
      </w:r>
      <w:bookmarkEnd w:id="28"/>
    </w:p>
    <w:p w:rsidR="00A53080" w:rsidP="00A53080" w:rsidRDefault="00A53080" w14:paraId="6C03F0FF" w14:textId="77777777">
      <w:pPr>
        <w:pStyle w:val="ListParagraph"/>
      </w:pPr>
      <w:r>
        <w:t>Planeje seu projeto organizando suas atividades por meio de um Kanban Board. Utilize ferramentas como o Trello (https://trello.com/), ou o Azure Boards (https://dev.azure.com/), ou qualquer outra de sua preferência, como no exemplo. Não se esqueça de mostrar os detalhes das principais atividades</w:t>
      </w:r>
    </w:p>
    <w:p w:rsidR="003B1892" w:rsidP="00A53080" w:rsidRDefault="00A53080" w14:paraId="78C9219F" w14:textId="6E414E69">
      <w:pPr>
        <w:pStyle w:val="ListParagraph"/>
      </w:pPr>
      <w:r>
        <w:t>Se quiser, além das imagens, disponibilize o link</w:t>
      </w:r>
      <w:r w:rsidR="00541D54">
        <w:t>.</w:t>
      </w:r>
    </w:p>
    <w:p w:rsidR="00EE570E" w:rsidP="00EE570E" w:rsidRDefault="00FB75C9" w14:paraId="4EA247F2" w14:textId="0934C0DF">
      <w:pPr>
        <w:pStyle w:val="Heading3"/>
        <w:rPr>
          <w:caps w:val="0"/>
          <w:lang w:val="en-US"/>
        </w:rPr>
      </w:pPr>
      <w:bookmarkStart w:name="_Toc169645304" w:id="29"/>
      <w:r>
        <w:rPr>
          <w:caps w:val="0"/>
          <w:lang w:val="en-US"/>
        </w:rPr>
        <w:t>3</w:t>
      </w:r>
      <w:r w:rsidRPr="00826699" w:rsidR="00EE570E">
        <w:rPr>
          <w:caps w:val="0"/>
          <w:lang w:val="en-US"/>
        </w:rPr>
        <w:t>.</w:t>
      </w:r>
      <w:r w:rsidR="00EE570E">
        <w:rPr>
          <w:caps w:val="0"/>
          <w:lang w:val="en-US"/>
        </w:rPr>
        <w:t>1</w:t>
      </w:r>
      <w:r w:rsidRPr="00826699" w:rsidR="00EE570E">
        <w:rPr>
          <w:caps w:val="0"/>
          <w:lang w:val="en-US"/>
        </w:rPr>
        <w:t xml:space="preserve"> </w:t>
      </w:r>
      <w:r w:rsidR="00A53080">
        <w:rPr>
          <w:caps w:val="0"/>
          <w:lang w:val="en-US"/>
        </w:rPr>
        <w:t xml:space="preserve">Kanban das </w:t>
      </w:r>
      <w:proofErr w:type="spellStart"/>
      <w:r w:rsidR="00A53080">
        <w:rPr>
          <w:caps w:val="0"/>
          <w:lang w:val="en-US"/>
        </w:rPr>
        <w:t>Atividades</w:t>
      </w:r>
      <w:bookmarkEnd w:id="29"/>
      <w:proofErr w:type="spellEnd"/>
    </w:p>
    <w:p w:rsidRPr="00FB75C9" w:rsidR="00FB75C9" w:rsidP="00FB75C9" w:rsidRDefault="00FB75C9" w14:paraId="2062F315" w14:textId="42F7D5E8">
      <w:pPr>
        <w:pStyle w:val="BodyText"/>
        <w:rPr>
          <w:lang w:val="en-US"/>
        </w:rPr>
      </w:pPr>
      <w:r w:rsidRPr="0404023A" w:rsidR="00FB75C9">
        <w:rPr>
          <w:lang w:val="pt-BR"/>
        </w:rPr>
        <w:t>Coloque</w:t>
      </w:r>
      <w:r w:rsidRPr="0404023A" w:rsidR="00FB75C9">
        <w:rPr>
          <w:lang w:val="pt-BR"/>
        </w:rPr>
        <w:t xml:space="preserve"> </w:t>
      </w:r>
      <w:del w:author="Rita de Cássia Rodrigues" w:date="2024-06-27T12:54:31.137Z" w:id="1975217706">
        <w:r w:rsidRPr="0404023A" w:rsidDel="00FB75C9">
          <w:rPr>
            <w:lang w:val="pt-BR"/>
          </w:rPr>
          <w:delText xml:space="preserve">o </w:delText>
        </w:r>
      </w:del>
      <w:r w:rsidRPr="0404023A" w:rsidR="00FB75C9">
        <w:rPr>
          <w:lang w:val="pt-BR"/>
        </w:rPr>
        <w:t>a</w:t>
      </w:r>
      <w:r w:rsidRPr="0404023A" w:rsidR="00FB75C9">
        <w:rPr>
          <w:lang w:val="pt-BR"/>
        </w:rPr>
        <w:t xml:space="preserve"> </w:t>
      </w:r>
      <w:r w:rsidRPr="0404023A" w:rsidR="00FB75C9">
        <w:rPr>
          <w:lang w:val="pt-BR"/>
        </w:rPr>
        <w:t>imagem</w:t>
      </w:r>
      <w:r w:rsidRPr="0404023A" w:rsidR="00FB75C9">
        <w:rPr>
          <w:lang w:val="pt-BR"/>
        </w:rPr>
        <w:t xml:space="preserve"> (</w:t>
      </w:r>
      <w:r w:rsidRPr="0404023A" w:rsidR="00FB75C9">
        <w:rPr>
          <w:lang w:val="pt-BR"/>
        </w:rPr>
        <w:t>print+screen</w:t>
      </w:r>
      <w:r w:rsidRPr="0404023A" w:rsidR="00FB75C9">
        <w:rPr>
          <w:lang w:val="pt-BR"/>
        </w:rPr>
        <w:t xml:space="preserve">) do Quadro </w:t>
      </w:r>
      <w:r w:rsidRPr="0404023A" w:rsidR="00FB75C9">
        <w:rPr>
          <w:lang w:val="pt-BR"/>
        </w:rPr>
        <w:t>Kanban</w:t>
      </w:r>
      <w:r w:rsidRPr="0404023A" w:rsidR="00EE13BB">
        <w:rPr>
          <w:lang w:val="pt-BR"/>
        </w:rPr>
        <w:t xml:space="preserve"> </w:t>
      </w:r>
      <w:r w:rsidRPr="0404023A" w:rsidR="00EE13BB">
        <w:rPr>
          <w:lang w:val="pt-BR"/>
        </w:rPr>
        <w:t>como</w:t>
      </w:r>
      <w:r w:rsidRPr="0404023A" w:rsidR="00EE13BB">
        <w:rPr>
          <w:lang w:val="pt-BR"/>
        </w:rPr>
        <w:t xml:space="preserve"> no </w:t>
      </w:r>
      <w:r w:rsidRPr="0404023A" w:rsidR="00EE13BB">
        <w:rPr>
          <w:lang w:val="pt-BR"/>
        </w:rPr>
        <w:t>exemplo</w:t>
      </w:r>
      <w:r w:rsidRPr="0404023A" w:rsidR="00EE13BB">
        <w:rPr>
          <w:lang w:val="pt-BR"/>
        </w:rPr>
        <w:t>:</w:t>
      </w:r>
    </w:p>
    <w:p w:rsidR="00EE13BB" w:rsidP="00EE570E" w:rsidRDefault="00A53080" w14:paraId="3A5B4F66" w14:textId="77777777">
      <w:pPr>
        <w:rPr>
          <w:lang w:val="en-US"/>
        </w:rPr>
      </w:pPr>
      <w:r>
        <w:rPr>
          <w:noProof/>
        </w:rPr>
        <w:drawing>
          <wp:inline distT="0" distB="0" distL="0" distR="0" wp14:anchorId="4720A676" wp14:editId="13783BDC">
            <wp:extent cx="5400040" cy="2162436"/>
            <wp:effectExtent l="0" t="0" r="0" b="9525"/>
            <wp:docPr id="1798977923" name="Picture 17989779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89779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0DFC" w:rsidR="00EE13BB" w:rsidP="00EE13BB" w:rsidRDefault="00EE13BB" w14:paraId="5C01C901" w14:textId="2897088E">
      <w:pPr>
        <w:pStyle w:val="Caption"/>
      </w:pPr>
      <w:bookmarkStart w:name="_Toc169645381" w:id="30"/>
      <w:r w:rsidRPr="001E0DFC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17A45">
        <w:rPr>
          <w:noProof/>
        </w:rPr>
        <w:t>1</w:t>
      </w:r>
      <w:r>
        <w:fldChar w:fldCharType="end"/>
      </w:r>
      <w:r w:rsidRPr="001E0DFC">
        <w:t xml:space="preserve"> – Backlog e Atividades no Quadro Kanban</w:t>
      </w:r>
      <w:bookmarkEnd w:id="30"/>
    </w:p>
    <w:p w:rsidRPr="00D76F99" w:rsidR="00EE13BB" w:rsidP="00EE13BB" w:rsidRDefault="00EE13BB" w14:paraId="4B891A1B" w14:textId="77777777">
      <w:pPr>
        <w:pStyle w:val="Caption"/>
      </w:pPr>
      <w:r w:rsidRPr="001E0DFC">
        <w:t>Fonte: Elaborado</w:t>
      </w:r>
      <w:r w:rsidRPr="009E05F8">
        <w:t xml:space="preserve"> pela autora (2023)</w:t>
      </w:r>
    </w:p>
    <w:p w:rsidR="00EE570E" w:rsidP="00EE570E" w:rsidRDefault="00541D54" w14:paraId="2CBD112C" w14:textId="739BC82D">
      <w:pPr>
        <w:rPr>
          <w:lang w:val="en-US"/>
        </w:rPr>
      </w:pPr>
      <w:r>
        <w:rPr>
          <w:lang w:val="en-US"/>
        </w:rPr>
        <w:t>.</w:t>
      </w:r>
    </w:p>
    <w:p w:rsidRPr="00826699" w:rsidR="00EE570E" w:rsidP="00EE570E" w:rsidRDefault="00FB75C9" w14:paraId="23B0915D" w14:textId="4195DB07">
      <w:pPr>
        <w:pStyle w:val="Heading3"/>
        <w:rPr>
          <w:lang w:val="en-US"/>
        </w:rPr>
      </w:pPr>
      <w:bookmarkStart w:name="_Toc169645305" w:id="31"/>
      <w:r>
        <w:rPr>
          <w:caps w:val="0"/>
          <w:lang w:val="en-US"/>
        </w:rPr>
        <w:t>3</w:t>
      </w:r>
      <w:r w:rsidRPr="00826699" w:rsidR="00EE570E">
        <w:rPr>
          <w:caps w:val="0"/>
          <w:lang w:val="en-US"/>
        </w:rPr>
        <w:t>.</w:t>
      </w:r>
      <w:r w:rsidR="00EE570E">
        <w:rPr>
          <w:caps w:val="0"/>
          <w:lang w:val="en-US"/>
        </w:rPr>
        <w:t>2</w:t>
      </w:r>
      <w:r w:rsidRPr="00826699" w:rsidR="00EE570E">
        <w:rPr>
          <w:caps w:val="0"/>
          <w:lang w:val="en-US"/>
        </w:rPr>
        <w:t xml:space="preserve"> </w:t>
      </w:r>
      <w:proofErr w:type="spellStart"/>
      <w:r w:rsidR="00A53080">
        <w:rPr>
          <w:caps w:val="0"/>
          <w:lang w:val="en-US"/>
        </w:rPr>
        <w:t>Detalhamento</w:t>
      </w:r>
      <w:proofErr w:type="spellEnd"/>
      <w:r w:rsidR="00A53080">
        <w:rPr>
          <w:caps w:val="0"/>
          <w:lang w:val="en-US"/>
        </w:rPr>
        <w:t xml:space="preserve"> da</w:t>
      </w:r>
      <w:r>
        <w:rPr>
          <w:caps w:val="0"/>
          <w:lang w:val="en-US"/>
        </w:rPr>
        <w:t>s</w:t>
      </w:r>
      <w:r w:rsidR="00A53080">
        <w:rPr>
          <w:caps w:val="0"/>
          <w:lang w:val="en-US"/>
        </w:rPr>
        <w:t xml:space="preserve"> </w:t>
      </w:r>
      <w:proofErr w:type="spellStart"/>
      <w:r w:rsidR="00A53080">
        <w:rPr>
          <w:caps w:val="0"/>
          <w:lang w:val="en-US"/>
        </w:rPr>
        <w:t>Atividade</w:t>
      </w:r>
      <w:r>
        <w:rPr>
          <w:caps w:val="0"/>
          <w:lang w:val="en-US"/>
        </w:rPr>
        <w:t>s</w:t>
      </w:r>
      <w:bookmarkEnd w:id="31"/>
      <w:proofErr w:type="spellEnd"/>
    </w:p>
    <w:p w:rsidR="00FB75C9" w:rsidP="00541D54" w:rsidRDefault="00FB75C9" w14:paraId="2C345CB0" w14:textId="6744914D">
      <w:pPr>
        <w:pStyle w:val="BodyText"/>
        <w:rPr>
          <w:lang w:val="en-US"/>
        </w:rPr>
      </w:pPr>
      <w:r>
        <w:rPr>
          <w:lang w:val="en-US"/>
        </w:rPr>
        <w:t xml:space="preserve">Para </w:t>
      </w: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atividade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coloque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imagem</w:t>
      </w:r>
      <w:proofErr w:type="spellEnd"/>
      <w:r>
        <w:rPr>
          <w:lang w:val="en-US"/>
        </w:rPr>
        <w:t xml:space="preserve"> (print + screen) do </w:t>
      </w:r>
      <w:proofErr w:type="spellStart"/>
      <w:r>
        <w:rPr>
          <w:lang w:val="en-US"/>
        </w:rPr>
        <w:t>seu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detalhamento</w:t>
      </w:r>
      <w:proofErr w:type="spellEnd"/>
      <w:r w:rsidR="00EE13BB">
        <w:rPr>
          <w:lang w:val="en-US"/>
        </w:rPr>
        <w:t xml:space="preserve"> </w:t>
      </w:r>
      <w:proofErr w:type="spellStart"/>
      <w:r w:rsidR="00EE13BB">
        <w:rPr>
          <w:lang w:val="en-US"/>
        </w:rPr>
        <w:t>como</w:t>
      </w:r>
      <w:proofErr w:type="spellEnd"/>
      <w:r w:rsidR="00EE13BB">
        <w:rPr>
          <w:lang w:val="en-US"/>
        </w:rPr>
        <w:t xml:space="preserve"> no </w:t>
      </w:r>
      <w:proofErr w:type="spellStart"/>
      <w:r w:rsidR="00EE13BB">
        <w:rPr>
          <w:lang w:val="en-US"/>
        </w:rPr>
        <w:t>exemplo</w:t>
      </w:r>
      <w:proofErr w:type="spellEnd"/>
      <w:r w:rsidR="00EE13BB">
        <w:rPr>
          <w:lang w:val="en-US"/>
        </w:rPr>
        <w:t>:</w:t>
      </w:r>
    </w:p>
    <w:p w:rsidR="00F878D3" w:rsidP="00541D54" w:rsidRDefault="00FB75C9" w14:paraId="361B208B" w14:textId="74EFBD0C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2D9A1821" wp14:editId="0B9C7EBC">
            <wp:extent cx="5400040" cy="3815155"/>
            <wp:effectExtent l="0" t="0" r="0" b="0"/>
            <wp:docPr id="589093279" name="Picture 5890932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0932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F4879" w:rsidR="00EE13BB" w:rsidP="00EE13BB" w:rsidRDefault="00EE13BB" w14:paraId="4F5EE5F4" w14:textId="606EAC73">
      <w:pPr>
        <w:pStyle w:val="Caption"/>
      </w:pPr>
      <w:bookmarkStart w:name="_Toc153551017" w:id="32"/>
      <w:bookmarkStart w:name="_Toc169645382" w:id="33"/>
      <w:r w:rsidRPr="001E0DFC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17A45">
        <w:rPr>
          <w:noProof/>
        </w:rPr>
        <w:t>2</w:t>
      </w:r>
      <w:r>
        <w:fldChar w:fldCharType="end"/>
      </w:r>
      <w:r w:rsidRPr="001E0DFC">
        <w:t xml:space="preserve"> - </w:t>
      </w:r>
      <w:r w:rsidRPr="002F4879">
        <w:t>Detalhe item de backlog</w:t>
      </w:r>
      <w:bookmarkEnd w:id="32"/>
      <w:bookmarkEnd w:id="33"/>
    </w:p>
    <w:p w:rsidR="00EE13BB" w:rsidP="00EE13BB" w:rsidRDefault="00EE13BB" w14:paraId="06A8B27D" w14:textId="77777777">
      <w:pPr>
        <w:pStyle w:val="Caption"/>
      </w:pPr>
      <w:r w:rsidRPr="002F4879">
        <w:t>Fonte –</w:t>
      </w:r>
      <w:r w:rsidRPr="001E0DFC">
        <w:t xml:space="preserve"> Elaborado</w:t>
      </w:r>
      <w:r w:rsidRPr="009E05F8">
        <w:t xml:space="preserve"> pela autora (2023)</w:t>
      </w:r>
    </w:p>
    <w:p w:rsidR="00EE13BB" w:rsidP="00541D54" w:rsidRDefault="00EE13BB" w14:paraId="77EFA6F3" w14:textId="77777777">
      <w:pPr>
        <w:pStyle w:val="BodyText"/>
        <w:rPr>
          <w:lang w:val="en-US"/>
        </w:rPr>
      </w:pPr>
    </w:p>
    <w:p w:rsidRPr="00826699" w:rsidR="00FB75C9" w:rsidP="00FB75C9" w:rsidRDefault="00FB75C9" w14:paraId="02B5CCEE" w14:textId="05AF81C3">
      <w:pPr>
        <w:pStyle w:val="Heading3"/>
        <w:rPr>
          <w:lang w:val="en-US"/>
        </w:rPr>
      </w:pPr>
      <w:bookmarkStart w:name="_Toc169645306" w:id="34"/>
      <w:r>
        <w:rPr>
          <w:caps w:val="0"/>
          <w:lang w:val="en-US"/>
        </w:rPr>
        <w:t>3</w:t>
      </w:r>
      <w:r>
        <w:rPr>
          <w:caps w:val="0"/>
          <w:lang w:val="en-US"/>
        </w:rPr>
        <w:t>.</w:t>
      </w:r>
      <w:r>
        <w:rPr>
          <w:caps w:val="0"/>
          <w:lang w:val="en-US"/>
        </w:rPr>
        <w:t>3</w:t>
      </w:r>
      <w:r w:rsidRPr="00826699">
        <w:rPr>
          <w:caps w:val="0"/>
          <w:lang w:val="en-US"/>
        </w:rPr>
        <w:t xml:space="preserve"> </w:t>
      </w:r>
      <w:r>
        <w:rPr>
          <w:caps w:val="0"/>
          <w:lang w:val="en-US"/>
        </w:rPr>
        <w:t>Link do Kanban</w:t>
      </w:r>
      <w:bookmarkEnd w:id="34"/>
    </w:p>
    <w:p w:rsidRPr="00541D54" w:rsidR="00FB75C9" w:rsidP="00FB75C9" w:rsidRDefault="00FB75C9" w14:paraId="5F48B0DC" w14:textId="7D15870E">
      <w:pPr>
        <w:pStyle w:val="BodyText"/>
        <w:rPr>
          <w:lang w:val="en-US"/>
        </w:rPr>
      </w:pPr>
      <w:proofErr w:type="spellStart"/>
      <w:r>
        <w:rPr>
          <w:lang w:val="en-US"/>
        </w:rPr>
        <w:t>Forneça</w:t>
      </w:r>
      <w:proofErr w:type="spellEnd"/>
      <w:r>
        <w:rPr>
          <w:lang w:val="en-US"/>
        </w:rPr>
        <w:t xml:space="preserve"> o link para </w:t>
      </w:r>
      <w:proofErr w:type="spellStart"/>
      <w:r>
        <w:rPr>
          <w:lang w:val="en-US"/>
        </w:rPr>
        <w:t>navegação</w:t>
      </w:r>
      <w:proofErr w:type="spellEnd"/>
      <w:r>
        <w:rPr>
          <w:lang w:val="en-US"/>
        </w:rPr>
        <w:t xml:space="preserve"> no Kanban.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esqueça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deixar</w:t>
      </w:r>
      <w:proofErr w:type="spellEnd"/>
      <w:r>
        <w:rPr>
          <w:lang w:val="en-US"/>
        </w:rPr>
        <w:t xml:space="preserve"> o Kanban </w:t>
      </w:r>
      <w:proofErr w:type="spellStart"/>
      <w:r>
        <w:rPr>
          <w:lang w:val="en-US"/>
        </w:rPr>
        <w:t>público</w:t>
      </w:r>
      <w:proofErr w:type="spellEnd"/>
      <w:r>
        <w:rPr>
          <w:lang w:val="en-US"/>
        </w:rPr>
        <w:t>.</w:t>
      </w:r>
    </w:p>
    <w:p w:rsidR="00F878D3" w:rsidP="00F878D3" w:rsidRDefault="00FB75C9" w14:paraId="124AF035" w14:textId="3F63454D">
      <w:pPr>
        <w:pStyle w:val="Heading1"/>
      </w:pPr>
      <w:bookmarkStart w:name="_Toc169645307" w:id="35"/>
      <w:r>
        <w:t>4</w:t>
      </w:r>
      <w:r w:rsidR="00F878D3">
        <w:t xml:space="preserve"> </w:t>
      </w:r>
      <w:r>
        <w:t>origem dos dados</w:t>
      </w:r>
      <w:bookmarkEnd w:id="35"/>
    </w:p>
    <w:p w:rsidR="00FB75C9" w:rsidP="00FB75C9" w:rsidRDefault="00FB75C9" w14:paraId="6E0B936A" w14:textId="7D056CBD">
      <w:pPr>
        <w:pStyle w:val="ListParagraph"/>
      </w:pPr>
      <w:r w:rsidRPr="00FB75C9">
        <w:t>Defina quais origens de dados serão utilizadas, bem como seu formato, velocidade, volume, horário de coleta, localização e o proprietário dessas fontes de dados. Caso essa fonte de dados seja estruturada, você pode detalhar ainda mais, criando metadados de alta qualidade.</w:t>
      </w:r>
    </w:p>
    <w:p w:rsidR="00F878D3" w:rsidP="00F878D3" w:rsidRDefault="0093596E" w14:paraId="5FEDDF25" w14:textId="35F1174B">
      <w:pPr>
        <w:pStyle w:val="Heading2"/>
      </w:pPr>
      <w:bookmarkStart w:name="_Toc169645308" w:id="36"/>
      <w:r>
        <w:t>4</w:t>
      </w:r>
      <w:r w:rsidR="00F878D3">
        <w:t xml:space="preserve">.1 </w:t>
      </w:r>
      <w:r w:rsidRPr="0093596E">
        <w:t>Panorama geral das fontes de dados</w:t>
      </w:r>
      <w:bookmarkEnd w:id="36"/>
    </w:p>
    <w:p w:rsidR="0093596E" w:rsidP="00F878D3" w:rsidRDefault="0093596E" w14:paraId="017FF01C" w14:textId="77777777">
      <w:pPr>
        <w:pStyle w:val="ListParagraph"/>
      </w:pPr>
      <w:r>
        <w:t>Coloque aqui o quadro geral das fontes de dados</w:t>
      </w:r>
    </w:p>
    <w:tbl>
      <w:tblPr>
        <w:tblStyle w:val="Histricoderevises"/>
        <w:tblW w:w="0" w:type="auto"/>
        <w:tblLook w:val="04A0" w:firstRow="1" w:lastRow="0" w:firstColumn="1" w:lastColumn="0" w:noHBand="0" w:noVBand="1"/>
      </w:tblPr>
      <w:tblGrid>
        <w:gridCol w:w="950"/>
        <w:gridCol w:w="950"/>
        <w:gridCol w:w="1154"/>
        <w:gridCol w:w="1794"/>
        <w:gridCol w:w="875"/>
        <w:gridCol w:w="1223"/>
        <w:gridCol w:w="1548"/>
      </w:tblGrid>
      <w:tr w:rsidRPr="0093596E" w:rsidR="0093596E" w:rsidTr="0093596E" w14:paraId="3954669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50" w:type="dxa"/>
          </w:tcPr>
          <w:p w:rsidRPr="0093596E" w:rsidR="0093596E" w:rsidP="0093596E" w:rsidRDefault="0093596E" w14:paraId="44BB4A3C" w14:textId="77777777">
            <w:pPr>
              <w:ind w:firstLine="0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Origem</w:t>
            </w:r>
          </w:p>
        </w:tc>
        <w:tc>
          <w:tcPr>
            <w:tcW w:w="950" w:type="dxa"/>
          </w:tcPr>
          <w:p w:rsidRPr="0093596E" w:rsidR="0093596E" w:rsidP="0093596E" w:rsidRDefault="0093596E" w14:paraId="601BB0A5" w14:textId="77777777">
            <w:pPr>
              <w:ind w:firstLine="0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Formato</w:t>
            </w:r>
          </w:p>
        </w:tc>
        <w:tc>
          <w:tcPr>
            <w:tcW w:w="1154" w:type="dxa"/>
          </w:tcPr>
          <w:p w:rsidRPr="0093596E" w:rsidR="0093596E" w:rsidP="0093596E" w:rsidRDefault="0093596E" w14:paraId="21548368" w14:textId="77777777">
            <w:pPr>
              <w:ind w:firstLine="0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Velocidade</w:t>
            </w:r>
          </w:p>
        </w:tc>
        <w:tc>
          <w:tcPr>
            <w:tcW w:w="1794" w:type="dxa"/>
          </w:tcPr>
          <w:p w:rsidRPr="0093596E" w:rsidR="0093596E" w:rsidP="0093596E" w:rsidRDefault="0093596E" w14:paraId="424201FA" w14:textId="77777777">
            <w:pPr>
              <w:ind w:firstLine="0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Volume</w:t>
            </w:r>
          </w:p>
        </w:tc>
        <w:tc>
          <w:tcPr>
            <w:tcW w:w="875" w:type="dxa"/>
          </w:tcPr>
          <w:p w:rsidRPr="0093596E" w:rsidR="0093596E" w:rsidP="0093596E" w:rsidRDefault="0093596E" w14:paraId="79529B73" w14:textId="77777777">
            <w:pPr>
              <w:ind w:firstLine="0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Horário Coleta</w:t>
            </w:r>
          </w:p>
        </w:tc>
        <w:tc>
          <w:tcPr>
            <w:tcW w:w="1223" w:type="dxa"/>
          </w:tcPr>
          <w:p w:rsidRPr="0093596E" w:rsidR="0093596E" w:rsidP="0093596E" w:rsidRDefault="0093596E" w14:paraId="71227D7D" w14:textId="77777777">
            <w:pPr>
              <w:ind w:firstLine="0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Localização</w:t>
            </w:r>
          </w:p>
        </w:tc>
        <w:tc>
          <w:tcPr>
            <w:tcW w:w="1548" w:type="dxa"/>
          </w:tcPr>
          <w:p w:rsidRPr="0093596E" w:rsidR="0093596E" w:rsidP="0093596E" w:rsidRDefault="0093596E" w14:paraId="53352835" w14:textId="77777777">
            <w:pPr>
              <w:ind w:firstLine="0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Proprietario</w:t>
            </w:r>
          </w:p>
        </w:tc>
      </w:tr>
      <w:tr w:rsidRPr="0093596E" w:rsidR="0093596E" w:rsidTr="0093596E" w14:paraId="7446ECD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0" w:type="dxa"/>
          </w:tcPr>
          <w:p w:rsidRPr="0093596E" w:rsidR="0093596E" w:rsidP="0093596E" w:rsidRDefault="0093596E" w14:paraId="75EFEFC3" w14:textId="77777777">
            <w:pPr>
              <w:ind w:firstLine="0"/>
              <w:rPr>
                <w:sz w:val="16"/>
                <w:szCs w:val="16"/>
              </w:rPr>
            </w:pPr>
            <w:r w:rsidRPr="0093596E">
              <w:rPr>
                <w:sz w:val="16"/>
                <w:szCs w:val="16"/>
              </w:rPr>
              <w:t>Banco de Dados Oracle</w:t>
            </w:r>
          </w:p>
        </w:tc>
        <w:tc>
          <w:tcPr>
            <w:tcW w:w="950" w:type="dxa"/>
          </w:tcPr>
          <w:p w:rsidRPr="0093596E" w:rsidR="0093596E" w:rsidP="0093596E" w:rsidRDefault="0093596E" w14:paraId="10CE0E4B" w14:textId="77777777">
            <w:pPr>
              <w:ind w:firstLine="0"/>
              <w:rPr>
                <w:sz w:val="16"/>
                <w:szCs w:val="16"/>
              </w:rPr>
            </w:pPr>
            <w:r w:rsidRPr="0093596E">
              <w:rPr>
                <w:sz w:val="16"/>
                <w:szCs w:val="16"/>
              </w:rPr>
              <w:t>Tabela</w:t>
            </w:r>
          </w:p>
        </w:tc>
        <w:tc>
          <w:tcPr>
            <w:tcW w:w="1154" w:type="dxa"/>
          </w:tcPr>
          <w:p w:rsidRPr="0093596E" w:rsidR="0093596E" w:rsidP="0093596E" w:rsidRDefault="0093596E" w14:paraId="4C070FDD" w14:textId="77777777">
            <w:pPr>
              <w:ind w:firstLine="0"/>
              <w:rPr>
                <w:sz w:val="16"/>
                <w:szCs w:val="16"/>
              </w:rPr>
            </w:pPr>
            <w:r w:rsidRPr="0093596E">
              <w:rPr>
                <w:sz w:val="16"/>
                <w:szCs w:val="16"/>
              </w:rPr>
              <w:t xml:space="preserve">Coletado em Batch diariamente </w:t>
            </w:r>
          </w:p>
        </w:tc>
        <w:tc>
          <w:tcPr>
            <w:tcW w:w="1794" w:type="dxa"/>
          </w:tcPr>
          <w:p w:rsidRPr="0093596E" w:rsidR="0093596E" w:rsidP="0093596E" w:rsidRDefault="0093596E" w14:paraId="45F8691A" w14:textId="77777777">
            <w:pPr>
              <w:ind w:firstLine="0"/>
              <w:rPr>
                <w:sz w:val="16"/>
                <w:szCs w:val="16"/>
              </w:rPr>
            </w:pPr>
            <w:r w:rsidRPr="0093596E">
              <w:rPr>
                <w:sz w:val="16"/>
                <w:szCs w:val="16"/>
              </w:rPr>
              <w:t xml:space="preserve">Pequeno: aproximadamente 1.000 registros dias </w:t>
            </w:r>
          </w:p>
        </w:tc>
        <w:tc>
          <w:tcPr>
            <w:tcW w:w="875" w:type="dxa"/>
          </w:tcPr>
          <w:p w:rsidRPr="0093596E" w:rsidR="0093596E" w:rsidP="0093596E" w:rsidRDefault="0093596E" w14:paraId="65E4DFC9" w14:textId="77777777">
            <w:pPr>
              <w:ind w:firstLine="0"/>
              <w:rPr>
                <w:sz w:val="16"/>
                <w:szCs w:val="16"/>
              </w:rPr>
            </w:pPr>
            <w:r w:rsidRPr="0093596E">
              <w:rPr>
                <w:sz w:val="16"/>
                <w:szCs w:val="16"/>
              </w:rPr>
              <w:t>Todos dias as 20:30hs</w:t>
            </w:r>
          </w:p>
        </w:tc>
        <w:tc>
          <w:tcPr>
            <w:tcW w:w="1223" w:type="dxa"/>
          </w:tcPr>
          <w:p w:rsidRPr="0093596E" w:rsidR="0093596E" w:rsidP="0093596E" w:rsidRDefault="0093596E" w14:paraId="186A1DF4" w14:textId="77777777">
            <w:pPr>
              <w:ind w:firstLine="0"/>
              <w:rPr>
                <w:sz w:val="16"/>
                <w:szCs w:val="16"/>
              </w:rPr>
            </w:pPr>
            <w:r w:rsidRPr="0093596E">
              <w:rPr>
                <w:sz w:val="16"/>
                <w:szCs w:val="16"/>
              </w:rPr>
              <w:t>Oracle Cloud</w:t>
            </w:r>
          </w:p>
        </w:tc>
        <w:tc>
          <w:tcPr>
            <w:tcW w:w="1548" w:type="dxa"/>
          </w:tcPr>
          <w:p w:rsidRPr="0093596E" w:rsidR="0093596E" w:rsidP="0093596E" w:rsidRDefault="0093596E" w14:paraId="3A0BDDC0" w14:textId="77777777">
            <w:pPr>
              <w:ind w:firstLine="0"/>
              <w:rPr>
                <w:sz w:val="16"/>
                <w:szCs w:val="16"/>
              </w:rPr>
            </w:pPr>
            <w:r w:rsidRPr="0093596E">
              <w:rPr>
                <w:sz w:val="16"/>
                <w:szCs w:val="16"/>
              </w:rPr>
              <w:t>Diretor de desenvolvimento de produto (P&amp;D), único autorizado a incluir ou alterar dados de produtos</w:t>
            </w:r>
          </w:p>
        </w:tc>
      </w:tr>
      <w:tr w:rsidRPr="0093596E" w:rsidR="0093596E" w:rsidTr="00DB2EB8" w14:paraId="70255E04" w14:textId="77777777">
        <w:trPr>
          <w:trHeight w:val="1800"/>
        </w:trPr>
        <w:tc>
          <w:tcPr>
            <w:tcW w:w="950" w:type="dxa"/>
          </w:tcPr>
          <w:p w:rsidRPr="0093596E" w:rsidR="0093596E" w:rsidP="0093596E" w:rsidRDefault="0093596E" w14:paraId="5FF99327" w14:textId="77777777">
            <w:pPr>
              <w:spacing w:after="160" w:line="259" w:lineRule="auto"/>
              <w:ind w:firstLine="0"/>
              <w:jc w:val="left"/>
              <w:rPr>
                <w:rFonts w:ascii="Aptos" w:hAnsi="Aptos" w:eastAsia="Aptos"/>
                <w:kern w:val="2"/>
                <w:sz w:val="16"/>
                <w:szCs w:val="16"/>
                <w14:ligatures w14:val="standardContextual"/>
              </w:rPr>
            </w:pPr>
            <w:r w:rsidRPr="0093596E">
              <w:rPr>
                <w:rFonts w:ascii="Aptos" w:hAnsi="Aptos" w:eastAsia="Aptos"/>
                <w:kern w:val="2"/>
                <w:sz w:val="16"/>
                <w:szCs w:val="16"/>
                <w14:ligatures w14:val="standardContextual"/>
              </w:rPr>
              <w:t>Servidor Apache</w:t>
            </w:r>
          </w:p>
        </w:tc>
        <w:tc>
          <w:tcPr>
            <w:tcW w:w="950" w:type="dxa"/>
          </w:tcPr>
          <w:p w:rsidRPr="0093596E" w:rsidR="0093596E" w:rsidP="0093596E" w:rsidRDefault="0093596E" w14:paraId="048F3A47" w14:textId="77777777">
            <w:pPr>
              <w:spacing w:after="160" w:line="259" w:lineRule="auto"/>
              <w:ind w:firstLine="0"/>
              <w:jc w:val="center"/>
              <w:rPr>
                <w:rFonts w:ascii="Aptos" w:hAnsi="Aptos" w:eastAsia="Aptos"/>
                <w:kern w:val="2"/>
                <w:sz w:val="16"/>
                <w:szCs w:val="16"/>
                <w14:ligatures w14:val="standardContextual"/>
              </w:rPr>
            </w:pPr>
            <w:r w:rsidRPr="0093596E">
              <w:rPr>
                <w:rFonts w:ascii="Aptos" w:hAnsi="Aptos" w:eastAsia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Logs de Servidor</w:t>
            </w:r>
          </w:p>
        </w:tc>
        <w:tc>
          <w:tcPr>
            <w:tcW w:w="1154" w:type="dxa"/>
          </w:tcPr>
          <w:p w:rsidRPr="0093596E" w:rsidR="0093596E" w:rsidP="0093596E" w:rsidRDefault="0093596E" w14:paraId="05BB79FB" w14:textId="77777777">
            <w:pPr>
              <w:spacing w:after="160" w:line="259" w:lineRule="auto"/>
              <w:ind w:firstLine="0"/>
              <w:jc w:val="center"/>
              <w:rPr>
                <w:rFonts w:ascii="Aptos" w:hAnsi="Aptos" w:eastAsia="Aptos"/>
                <w:kern w:val="2"/>
                <w:sz w:val="16"/>
                <w:szCs w:val="16"/>
                <w14:ligatures w14:val="standardContextual"/>
              </w:rPr>
            </w:pPr>
            <w:r w:rsidRPr="0093596E">
              <w:rPr>
                <w:rFonts w:ascii="Aptos" w:hAnsi="Aptos" w:eastAsia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Coletado em Batch</w:t>
            </w:r>
            <w:r w:rsidRPr="0093596E">
              <w:rPr>
                <w:rFonts w:ascii="Aptos" w:hAnsi="Aptos" w:eastAsia="Aptos"/>
                <w:kern w:val="2"/>
                <w:sz w:val="16"/>
                <w:szCs w:val="16"/>
                <w14:ligatures w14:val="standardContextual"/>
              </w:rPr>
              <w:br/>
            </w:r>
            <w:r w:rsidRPr="0093596E">
              <w:rPr>
                <w:rFonts w:ascii="Aptos" w:hAnsi="Aptos" w:eastAsia="Aptos" w:cs="Calibri"/>
                <w:color w:val="000000"/>
                <w:kern w:val="2"/>
                <w:sz w:val="16"/>
                <w:szCs w:val="16"/>
                <w14:ligatures w14:val="standardContextual"/>
              </w:rPr>
              <w:t xml:space="preserve"> duas vezes ao dia</w:t>
            </w:r>
            <w:r w:rsidRPr="0093596E">
              <w:rPr>
                <w:rFonts w:ascii="Aptos" w:hAnsi="Aptos" w:eastAsia="Aptos"/>
                <w:kern w:val="2"/>
                <w:sz w:val="16"/>
                <w:szCs w:val="16"/>
                <w14:ligatures w14:val="standardContextual"/>
              </w:rPr>
              <w:br/>
            </w:r>
            <w:r w:rsidRPr="0093596E">
              <w:rPr>
                <w:rFonts w:ascii="Aptos" w:hAnsi="Aptos" w:eastAsia="Aptos" w:cs="Calibri"/>
                <w:color w:val="000000"/>
                <w:kern w:val="2"/>
                <w:sz w:val="16"/>
                <w:szCs w:val="16"/>
                <w14:ligatures w14:val="standardContextual"/>
              </w:rPr>
              <w:t xml:space="preserve"> (uma de manhã e uma a tarde)</w:t>
            </w:r>
          </w:p>
        </w:tc>
        <w:tc>
          <w:tcPr>
            <w:tcW w:w="1794" w:type="dxa"/>
          </w:tcPr>
          <w:p w:rsidRPr="0093596E" w:rsidR="0093596E" w:rsidP="0093596E" w:rsidRDefault="0093596E" w14:paraId="044350E7" w14:textId="77777777">
            <w:pPr>
              <w:spacing w:after="160" w:line="259" w:lineRule="auto"/>
              <w:ind w:firstLine="0"/>
              <w:jc w:val="center"/>
              <w:rPr>
                <w:rFonts w:ascii="Aptos" w:hAnsi="Aptos" w:eastAsia="Aptos"/>
                <w:kern w:val="2"/>
                <w:sz w:val="16"/>
                <w:szCs w:val="16"/>
                <w14:ligatures w14:val="standardContextual"/>
              </w:rPr>
            </w:pPr>
            <w:r w:rsidRPr="0093596E">
              <w:rPr>
                <w:rFonts w:ascii="Aptos" w:hAnsi="Aptos" w:eastAsia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Um volume pequeno aproximadamente 1.200 registros dia</w:t>
            </w:r>
          </w:p>
        </w:tc>
        <w:tc>
          <w:tcPr>
            <w:tcW w:w="875" w:type="dxa"/>
          </w:tcPr>
          <w:p w:rsidRPr="0093596E" w:rsidR="0093596E" w:rsidP="0093596E" w:rsidRDefault="0093596E" w14:paraId="258362AB" w14:textId="77777777">
            <w:pPr>
              <w:spacing w:after="160" w:line="259" w:lineRule="auto"/>
              <w:ind w:firstLine="0"/>
              <w:jc w:val="center"/>
              <w:rPr>
                <w:rFonts w:ascii="Aptos" w:hAnsi="Aptos" w:eastAsia="Aptos"/>
                <w:kern w:val="2"/>
                <w:sz w:val="16"/>
                <w:szCs w:val="16"/>
                <w14:ligatures w14:val="standardContextual"/>
              </w:rPr>
            </w:pPr>
            <w:r w:rsidRPr="0093596E">
              <w:rPr>
                <w:rFonts w:ascii="Aptos" w:hAnsi="Aptos" w:eastAsia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Manhã: 8h</w:t>
            </w:r>
            <w:r w:rsidRPr="0093596E">
              <w:rPr>
                <w:rFonts w:ascii="Aptos" w:hAnsi="Aptos" w:eastAsia="Aptos"/>
                <w:kern w:val="2"/>
                <w:sz w:val="16"/>
                <w:szCs w:val="16"/>
                <w14:ligatures w14:val="standardContextual"/>
              </w:rPr>
              <w:br/>
            </w:r>
            <w:r w:rsidRPr="0093596E">
              <w:rPr>
                <w:rFonts w:ascii="Aptos" w:hAnsi="Aptos" w:eastAsia="Aptos" w:cs="Calibri"/>
                <w:color w:val="000000"/>
                <w:kern w:val="2"/>
                <w:sz w:val="16"/>
                <w:szCs w:val="16"/>
                <w14:ligatures w14:val="standardContextual"/>
              </w:rPr>
              <w:t xml:space="preserve"> Tarde: 18h</w:t>
            </w:r>
          </w:p>
        </w:tc>
        <w:tc>
          <w:tcPr>
            <w:tcW w:w="1223" w:type="dxa"/>
          </w:tcPr>
          <w:p w:rsidRPr="0093596E" w:rsidR="0093596E" w:rsidP="0093596E" w:rsidRDefault="0093596E" w14:paraId="3C6D0F2A" w14:textId="77777777">
            <w:pPr>
              <w:spacing w:after="160" w:line="259" w:lineRule="auto"/>
              <w:ind w:firstLine="0"/>
              <w:jc w:val="left"/>
              <w:rPr>
                <w:rFonts w:ascii="Aptos" w:hAnsi="Aptos" w:eastAsia="Aptos"/>
                <w:kern w:val="2"/>
                <w:sz w:val="16"/>
                <w:szCs w:val="16"/>
                <w14:ligatures w14:val="standardContextual"/>
              </w:rPr>
            </w:pPr>
          </w:p>
        </w:tc>
        <w:tc>
          <w:tcPr>
            <w:tcW w:w="1548" w:type="dxa"/>
          </w:tcPr>
          <w:p w:rsidRPr="0093596E" w:rsidR="0093596E" w:rsidP="0093596E" w:rsidRDefault="0093596E" w14:paraId="3EEB9E51" w14:textId="77777777">
            <w:pPr>
              <w:spacing w:after="160" w:line="259" w:lineRule="auto"/>
              <w:ind w:firstLine="0"/>
              <w:jc w:val="center"/>
              <w:rPr>
                <w:rFonts w:ascii="Aptos" w:hAnsi="Aptos" w:eastAsia="Aptos"/>
                <w:kern w:val="2"/>
                <w:sz w:val="16"/>
                <w:szCs w:val="16"/>
                <w14:ligatures w14:val="standardContextual"/>
              </w:rPr>
            </w:pPr>
            <w:r w:rsidRPr="0093596E">
              <w:rPr>
                <w:rFonts w:ascii="Aptos" w:hAnsi="Aptos" w:eastAsia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Diretor de Desempenho da plataforma Melhores Compras</w:t>
            </w:r>
          </w:p>
        </w:tc>
      </w:tr>
    </w:tbl>
    <w:p w:rsidRPr="001E0DFC" w:rsidR="00EE13BB" w:rsidP="00EE13BB" w:rsidRDefault="00EE13BB" w14:paraId="5335BBD4" w14:textId="77777777">
      <w:pPr>
        <w:pStyle w:val="Caption"/>
      </w:pPr>
      <w:bookmarkStart w:name="_Toc153551020" w:id="37"/>
      <w:bookmarkStart w:name="_Toc169645329" w:id="38"/>
      <w:r w:rsidRPr="001E0DFC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Pr="001E0DFC">
        <w:rPr>
          <w:noProof/>
        </w:rPr>
        <w:t>1</w:t>
      </w:r>
      <w:r>
        <w:fldChar w:fldCharType="end"/>
      </w:r>
      <w:r w:rsidRPr="001E0DFC">
        <w:t xml:space="preserve"> – Origem de Dados</w:t>
      </w:r>
      <w:bookmarkEnd w:id="37"/>
      <w:bookmarkEnd w:id="38"/>
    </w:p>
    <w:p w:rsidR="00EE13BB" w:rsidP="68B6F5B7" w:rsidRDefault="00EE13BB" w14:paraId="4F73889C" w14:textId="30DC2DB1">
      <w:pPr>
        <w:pStyle w:val="BodyText"/>
        <w:rPr>
          <w:sz w:val="20"/>
          <w:szCs w:val="20"/>
        </w:rPr>
      </w:pPr>
      <w:r w:rsidRPr="68B6F5B7" w:rsidR="00EE13BB">
        <w:rPr>
          <w:sz w:val="20"/>
          <w:szCs w:val="20"/>
        </w:rPr>
        <w:t xml:space="preserve">                  </w:t>
      </w:r>
      <w:r w:rsidRPr="68B6F5B7" w:rsidR="00EE13BB">
        <w:rPr>
          <w:sz w:val="20"/>
          <w:szCs w:val="20"/>
        </w:rPr>
        <w:t xml:space="preserve">                        </w:t>
      </w:r>
      <w:r w:rsidRPr="68B6F5B7" w:rsidR="00EE13BB">
        <w:rPr>
          <w:sz w:val="20"/>
          <w:szCs w:val="20"/>
        </w:rPr>
        <w:t>Fonte -Elaborado pela autora (202</w:t>
      </w:r>
      <w:ins w:author="Rita de Cássia Rodrigues" w:date="2024-06-27T12:54:53.969Z" w:id="1005006971">
        <w:r w:rsidRPr="68B6F5B7" w:rsidR="511B6363">
          <w:rPr>
            <w:sz w:val="20"/>
            <w:szCs w:val="20"/>
          </w:rPr>
          <w:t>4</w:t>
        </w:r>
      </w:ins>
      <w:del w:author="Rita de Cássia Rodrigues" w:date="2024-06-27T12:54:53.529Z" w:id="367329673">
        <w:r w:rsidRPr="68B6F5B7" w:rsidDel="00EE13BB">
          <w:rPr>
            <w:sz w:val="20"/>
            <w:szCs w:val="20"/>
          </w:rPr>
          <w:delText>3</w:delText>
        </w:r>
      </w:del>
      <w:r w:rsidRPr="68B6F5B7" w:rsidR="00EE13BB">
        <w:rPr>
          <w:sz w:val="20"/>
          <w:szCs w:val="20"/>
        </w:rPr>
        <w:t>)</w:t>
      </w:r>
    </w:p>
    <w:p w:rsidR="00276B2B" w:rsidP="00276B2B" w:rsidRDefault="00276B2B" w14:paraId="550C8764" w14:textId="77777777">
      <w:pPr>
        <w:pStyle w:val="Figura"/>
      </w:pPr>
    </w:p>
    <w:p w:rsidR="00F878D3" w:rsidP="00F878D3" w:rsidRDefault="00000D70" w14:paraId="7C5F217F" w14:textId="681C2CF5">
      <w:pPr>
        <w:pStyle w:val="Heading2"/>
      </w:pPr>
      <w:bookmarkStart w:name="_Toc169645309" w:id="39"/>
      <w:r>
        <w:t>4</w:t>
      </w:r>
      <w:r w:rsidR="00F878D3">
        <w:t xml:space="preserve">.2 </w:t>
      </w:r>
      <w:r w:rsidRPr="00000D70">
        <w:t>Justificativas das Fontes de Dados</w:t>
      </w:r>
      <w:bookmarkEnd w:id="39"/>
    </w:p>
    <w:p w:rsidR="00F878D3" w:rsidP="00F878D3" w:rsidRDefault="00000D70" w14:paraId="6895076F" w14:textId="2278CFF7">
      <w:pPr>
        <w:pStyle w:val="ListParagraph"/>
      </w:pPr>
      <w:r>
        <w:t>Justifique as escolhas das fontes de dados. Observe o exemplo a seguir:</w:t>
      </w:r>
    </w:p>
    <w:p w:rsidR="00000D70" w:rsidP="00F878D3" w:rsidRDefault="00000D70" w14:paraId="43611EBA" w14:textId="77777777">
      <w:pPr>
        <w:pStyle w:val="ListParagraph"/>
      </w:pPr>
    </w:p>
    <w:p w:rsidR="00000D70" w:rsidP="00000D70" w:rsidRDefault="00000D70" w14:paraId="0020F33B" w14:textId="77777777">
      <w:pPr>
        <w:pStyle w:val="ListParagraph"/>
      </w:pPr>
      <w:r w:rsidRPr="00000D70">
        <w:rPr>
          <w:b/>
          <w:bCs/>
        </w:rPr>
        <w:t>Banco de Dados Oracle:</w:t>
      </w:r>
      <w:r>
        <w:t xml:space="preserve"> A empresa já possui, de maneira estruturada, um vasto conjunto de dados que abrange diversas áreas cruciais para o seu funcionamento. Estes dados incluem informações detalhadas sobre clientes, produtos, pedidos, pagamentos e inventário. Esses dados estruturados serão fundamentais para o pipeline de processamento. A empresa poderá otimizar processos, melhorar a experiência do cliente e maximizar a eficiência nas operações diárias.</w:t>
      </w:r>
    </w:p>
    <w:p w:rsidR="00000D70" w:rsidP="00000D70" w:rsidRDefault="00000D70" w14:paraId="517A8A3B" w14:textId="0B1FD5A9">
      <w:pPr>
        <w:pStyle w:val="ListParagraph"/>
      </w:pPr>
      <w:r w:rsidRPr="00000D70">
        <w:rPr>
          <w:b/>
          <w:bCs/>
        </w:rPr>
        <w:t>Logs de Servidor:</w:t>
      </w:r>
      <w:r>
        <w:t xml:space="preserve">  Importante para que possamos entender e descobrir, onde temos um maior volume de acessos, dessa forma podemos observar se os recursos de rede estão gerando maiores delays dentro da plataforma e quais páginas estão sendo mais procuradas para que sejam mais bem otimizadas.</w:t>
      </w:r>
    </w:p>
    <w:p w:rsidR="00027BDF" w:rsidP="00F643C9" w:rsidRDefault="00027BDF" w14:paraId="00DE9020" w14:textId="754BC9B4" w14:noSpellErr="1">
      <w:pPr>
        <w:pStyle w:val="BodyText"/>
        <w:rPr>
          <w:del w:author="Rita de Cássia Rodrigues" w:date="2024-06-27T12:57:11.967Z" w16du:dateUtc="2024-06-27T12:57:11.967Z" w:id="999301948"/>
        </w:rPr>
      </w:pPr>
    </w:p>
    <w:p w:rsidR="00670DC9" w:rsidP="00670DC9" w:rsidRDefault="00000D70" w14:paraId="28058071" w14:textId="1E956EE0">
      <w:pPr>
        <w:pStyle w:val="Heading2"/>
      </w:pPr>
      <w:bookmarkStart w:name="_Toc169645310" w:id="40"/>
      <w:r>
        <w:t>4</w:t>
      </w:r>
      <w:r w:rsidR="00670DC9">
        <w:t>.</w:t>
      </w:r>
      <w:r>
        <w:t>3</w:t>
      </w:r>
      <w:r w:rsidR="00670DC9">
        <w:t xml:space="preserve"> </w:t>
      </w:r>
      <w:r>
        <w:t>Detalhamento das fontes de dados</w:t>
      </w:r>
      <w:bookmarkEnd w:id="40"/>
    </w:p>
    <w:p w:rsidR="00670DC9" w:rsidP="00670DC9" w:rsidRDefault="00000D70" w14:paraId="59F267A0" w14:textId="0904F6A5">
      <w:pPr>
        <w:pStyle w:val="ListParagraph"/>
      </w:pPr>
      <w:r>
        <w:t>Detalhe as fontes de dados</w:t>
      </w:r>
      <w:r w:rsidR="00670DC9">
        <w:t>.</w:t>
      </w:r>
    </w:p>
    <w:tbl>
      <w:tblPr>
        <w:tblStyle w:val="Histricoderevises"/>
        <w:tblW w:w="9061" w:type="dxa"/>
        <w:tblLook w:val="04A0" w:firstRow="1" w:lastRow="0" w:firstColumn="1" w:lastColumn="0" w:noHBand="0" w:noVBand="1"/>
      </w:tblPr>
      <w:tblGrid>
        <w:gridCol w:w="1682"/>
        <w:gridCol w:w="1156"/>
        <w:gridCol w:w="1531"/>
        <w:gridCol w:w="1599"/>
        <w:gridCol w:w="1592"/>
        <w:gridCol w:w="1501"/>
      </w:tblGrid>
      <w:tr w:rsidRPr="00000D70" w:rsidR="00000D70" w:rsidTr="00000D70" w14:paraId="2D96DAC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1682" w:type="dxa"/>
          </w:tcPr>
          <w:p w:rsidRPr="00000D70" w:rsidR="00000D70" w:rsidP="00000D70" w:rsidRDefault="00000D70" w14:paraId="09EE5AD8" w14:textId="77777777">
            <w:pPr>
              <w:ind w:firstLine="0"/>
              <w:rPr>
                <w:color w:val="0D0D0D"/>
                <w:sz w:val="16"/>
                <w:szCs w:val="16"/>
              </w:rPr>
            </w:pPr>
            <w:r w:rsidRPr="00000D70">
              <w:rPr>
                <w:color w:val="0D0D0D"/>
                <w:sz w:val="16"/>
                <w:szCs w:val="16"/>
              </w:rPr>
              <w:t>Tabela</w:t>
            </w:r>
          </w:p>
        </w:tc>
        <w:tc>
          <w:tcPr>
            <w:tcW w:w="1156" w:type="dxa"/>
          </w:tcPr>
          <w:p w:rsidRPr="00000D70" w:rsidR="00000D70" w:rsidP="00000D70" w:rsidRDefault="00000D70" w14:paraId="181FC7B2" w14:textId="77777777">
            <w:pPr>
              <w:ind w:firstLine="0"/>
              <w:rPr>
                <w:color w:val="0D0D0D"/>
                <w:sz w:val="16"/>
                <w:szCs w:val="16"/>
              </w:rPr>
            </w:pPr>
            <w:r w:rsidRPr="00000D70">
              <w:rPr>
                <w:color w:val="0D0D0D"/>
                <w:sz w:val="16"/>
                <w:szCs w:val="16"/>
              </w:rPr>
              <w:t>Apelido</w:t>
            </w:r>
          </w:p>
        </w:tc>
        <w:tc>
          <w:tcPr>
            <w:tcW w:w="1531" w:type="dxa"/>
          </w:tcPr>
          <w:p w:rsidRPr="00000D70" w:rsidR="00000D70" w:rsidP="00000D70" w:rsidRDefault="00000D70" w14:paraId="163CBD1E" w14:textId="77777777">
            <w:pPr>
              <w:ind w:firstLine="0"/>
              <w:rPr>
                <w:color w:val="0D0D0D"/>
                <w:sz w:val="16"/>
                <w:szCs w:val="16"/>
              </w:rPr>
            </w:pPr>
            <w:r w:rsidRPr="00000D70">
              <w:rPr>
                <w:color w:val="0D0D0D"/>
                <w:sz w:val="16"/>
                <w:szCs w:val="16"/>
              </w:rPr>
              <w:t>Descrição</w:t>
            </w:r>
          </w:p>
        </w:tc>
        <w:tc>
          <w:tcPr>
            <w:tcW w:w="1599" w:type="dxa"/>
          </w:tcPr>
          <w:p w:rsidRPr="00000D70" w:rsidR="00000D70" w:rsidP="00000D70" w:rsidRDefault="00000D70" w14:paraId="332FDABD" w14:textId="77777777">
            <w:pPr>
              <w:ind w:firstLine="0"/>
              <w:rPr>
                <w:color w:val="0D0D0D"/>
                <w:sz w:val="16"/>
                <w:szCs w:val="16"/>
              </w:rPr>
            </w:pPr>
            <w:r w:rsidRPr="00000D70">
              <w:rPr>
                <w:color w:val="0D0D0D"/>
                <w:sz w:val="16"/>
                <w:szCs w:val="16"/>
              </w:rPr>
              <w:t>Interessados</w:t>
            </w:r>
          </w:p>
        </w:tc>
        <w:tc>
          <w:tcPr>
            <w:tcW w:w="1592" w:type="dxa"/>
          </w:tcPr>
          <w:p w:rsidRPr="00000D70" w:rsidR="00000D70" w:rsidP="00000D70" w:rsidRDefault="00000D70" w14:paraId="4DE754A5" w14:textId="77777777">
            <w:pPr>
              <w:ind w:firstLine="0"/>
              <w:rPr>
                <w:color w:val="0D0D0D"/>
                <w:sz w:val="16"/>
                <w:szCs w:val="16"/>
              </w:rPr>
            </w:pPr>
            <w:r w:rsidRPr="00000D70">
              <w:rPr>
                <w:color w:val="0D0D0D"/>
                <w:sz w:val="16"/>
                <w:szCs w:val="16"/>
              </w:rPr>
              <w:t>Dono da informação</w:t>
            </w:r>
          </w:p>
        </w:tc>
        <w:tc>
          <w:tcPr>
            <w:tcW w:w="1501" w:type="dxa"/>
          </w:tcPr>
          <w:p w:rsidRPr="00000D70" w:rsidR="00000D70" w:rsidP="00000D70" w:rsidRDefault="00000D70" w14:paraId="3EA7272E" w14:textId="77777777">
            <w:pPr>
              <w:ind w:firstLine="0"/>
              <w:rPr>
                <w:color w:val="0D0D0D"/>
                <w:sz w:val="16"/>
                <w:szCs w:val="16"/>
              </w:rPr>
            </w:pPr>
            <w:r w:rsidRPr="00000D70">
              <w:rPr>
                <w:color w:val="0D0D0D"/>
                <w:sz w:val="16"/>
                <w:szCs w:val="16"/>
              </w:rPr>
              <w:t>Retenção</w:t>
            </w:r>
          </w:p>
        </w:tc>
      </w:tr>
      <w:tr w:rsidRPr="00000D70" w:rsidR="00000D70" w:rsidTr="00000D70" w14:paraId="41D3C71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682" w:type="dxa"/>
          </w:tcPr>
          <w:p w:rsidRPr="00000D70" w:rsidR="00000D70" w:rsidP="00000D70" w:rsidRDefault="00000D70" w14:paraId="0F545160" w14:textId="77777777">
            <w:pPr>
              <w:ind w:firstLine="0"/>
              <w:rPr>
                <w:sz w:val="16"/>
                <w:szCs w:val="16"/>
              </w:rPr>
            </w:pPr>
            <w:r w:rsidRPr="00000D70">
              <w:rPr>
                <w:sz w:val="16"/>
                <w:szCs w:val="16"/>
              </w:rPr>
              <w:t>T_SIC_Produto</w:t>
            </w:r>
          </w:p>
        </w:tc>
        <w:tc>
          <w:tcPr>
            <w:tcW w:w="1156" w:type="dxa"/>
          </w:tcPr>
          <w:p w:rsidRPr="00000D70" w:rsidR="00000D70" w:rsidP="00000D70" w:rsidRDefault="00000D70" w14:paraId="30C2891F" w14:textId="77777777">
            <w:pPr>
              <w:ind w:firstLine="0"/>
              <w:rPr>
                <w:sz w:val="16"/>
                <w:szCs w:val="16"/>
              </w:rPr>
            </w:pPr>
            <w:r w:rsidRPr="00000D70">
              <w:rPr>
                <w:sz w:val="16"/>
                <w:szCs w:val="16"/>
              </w:rPr>
              <w:t>Prod</w:t>
            </w:r>
          </w:p>
        </w:tc>
        <w:tc>
          <w:tcPr>
            <w:tcW w:w="1531" w:type="dxa"/>
          </w:tcPr>
          <w:p w:rsidRPr="00000D70" w:rsidR="00000D70" w:rsidP="00000D70" w:rsidRDefault="00000D70" w14:paraId="32133B69" w14:textId="77777777">
            <w:pPr>
              <w:ind w:firstLine="0"/>
              <w:rPr>
                <w:sz w:val="16"/>
                <w:szCs w:val="16"/>
              </w:rPr>
            </w:pPr>
            <w:r w:rsidRPr="00000D70">
              <w:rPr>
                <w:sz w:val="16"/>
                <w:szCs w:val="16"/>
              </w:rPr>
              <w:t>Retém dados de produtos comercializados pela empresa.</w:t>
            </w:r>
          </w:p>
        </w:tc>
        <w:tc>
          <w:tcPr>
            <w:tcW w:w="1599" w:type="dxa"/>
          </w:tcPr>
          <w:p w:rsidRPr="00000D70" w:rsidR="00000D70" w:rsidP="00000D70" w:rsidRDefault="00000D70" w14:paraId="26DAFA1F" w14:textId="77777777">
            <w:pPr>
              <w:ind w:firstLine="0"/>
              <w:rPr>
                <w:sz w:val="16"/>
                <w:szCs w:val="16"/>
              </w:rPr>
            </w:pPr>
            <w:r w:rsidRPr="00000D70">
              <w:rPr>
                <w:sz w:val="16"/>
                <w:szCs w:val="16"/>
              </w:rPr>
              <w:t>Vendedores, gerentes e diretores de vendas, para consulta do catálogo de produtos</w:t>
            </w:r>
          </w:p>
        </w:tc>
        <w:tc>
          <w:tcPr>
            <w:tcW w:w="1592" w:type="dxa"/>
          </w:tcPr>
          <w:p w:rsidRPr="00000D70" w:rsidR="00000D70" w:rsidP="00000D70" w:rsidRDefault="00000D70" w14:paraId="39BA3BF9" w14:textId="77777777">
            <w:pPr>
              <w:ind w:firstLine="0"/>
              <w:rPr>
                <w:sz w:val="16"/>
                <w:szCs w:val="16"/>
              </w:rPr>
            </w:pPr>
            <w:r w:rsidRPr="00000D70">
              <w:rPr>
                <w:sz w:val="16"/>
                <w:szCs w:val="16"/>
              </w:rPr>
              <w:t>Diretor de desenvolvimento de produto (P&amp;D), único autorizado a incluir ou alterar dados de produtos</w:t>
            </w:r>
          </w:p>
        </w:tc>
        <w:tc>
          <w:tcPr>
            <w:tcW w:w="1501" w:type="dxa"/>
          </w:tcPr>
          <w:p w:rsidRPr="00000D70" w:rsidR="00000D70" w:rsidP="00000D70" w:rsidRDefault="00000D70" w14:paraId="389B8896" w14:textId="77777777">
            <w:pPr>
              <w:ind w:firstLine="0"/>
              <w:rPr>
                <w:sz w:val="16"/>
                <w:szCs w:val="16"/>
              </w:rPr>
            </w:pPr>
            <w:r w:rsidRPr="00000D70">
              <w:rPr>
                <w:sz w:val="16"/>
                <w:szCs w:val="16"/>
              </w:rPr>
              <w:t>Somente produtos que tenham vendas nos últimos 300 dias são mantidos no sistema. Os demais são considerados descontinuados e podem ser eliminados dos registros. Backup diário full.</w:t>
            </w:r>
          </w:p>
        </w:tc>
      </w:tr>
    </w:tbl>
    <w:p w:rsidR="00EE13BB" w:rsidP="00EE13BB" w:rsidRDefault="00EE13BB" w14:paraId="306D6217" w14:textId="77777777">
      <w:pPr>
        <w:pStyle w:val="Caption"/>
        <w:rPr>
          <w:rStyle w:val="normaltextrun"/>
          <w:rFonts w:cs="Arial"/>
          <w:color w:val="881798"/>
          <w:bdr w:val="none" w:color="auto" w:sz="0" w:space="0" w:frame="1"/>
        </w:rPr>
      </w:pPr>
      <w:bookmarkStart w:name="_Toc153551021" w:id="41"/>
      <w:bookmarkStart w:name="_Toc169645330" w:id="42"/>
      <w:r w:rsidRPr="00BA0A14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Pr="00BA0A14">
        <w:t>2</w:t>
      </w:r>
      <w:r>
        <w:fldChar w:fldCharType="end"/>
      </w:r>
      <w:r w:rsidRPr="00BA0A14">
        <w:t xml:space="preserve"> - Dicionário de dados de colunas de tabelas</w:t>
      </w:r>
      <w:bookmarkEnd w:id="41"/>
      <w:bookmarkEnd w:id="42"/>
    </w:p>
    <w:p w:rsidRPr="00BA0A14" w:rsidR="00EE13BB" w:rsidP="00EE13BB" w:rsidRDefault="00EE13BB" w14:paraId="6F58CE37" w14:textId="77777777">
      <w:pPr>
        <w:pStyle w:val="Caption"/>
      </w:pPr>
      <w:r w:rsidRPr="00BA0A14">
        <w:t>Fonte - Material da fase – Elaborado pelo autor </w:t>
      </w:r>
    </w:p>
    <w:p w:rsidR="00000D70" w:rsidP="00670DC9" w:rsidRDefault="00000D70" w14:paraId="4CC2EC6D" w14:textId="77777777">
      <w:pPr>
        <w:pStyle w:val="ListParagraph"/>
      </w:pPr>
    </w:p>
    <w:p w:rsidR="00000D70" w:rsidP="00000D70" w:rsidRDefault="00000D70" w14:paraId="6884FD1D" w14:textId="1BAD203C">
      <w:pPr>
        <w:pStyle w:val="Heading1"/>
      </w:pPr>
      <w:bookmarkStart w:name="_Toc169645311" w:id="43"/>
      <w:r>
        <w:t>5</w:t>
      </w:r>
      <w:r>
        <w:t xml:space="preserve"> </w:t>
      </w:r>
      <w:r w:rsidRPr="00000D70">
        <w:t>Arquitetura de Solução Big Data / Pipeline de Dados</w:t>
      </w:r>
      <w:bookmarkEnd w:id="43"/>
    </w:p>
    <w:p w:rsidR="00000D70" w:rsidP="00000D70" w:rsidRDefault="00000D70" w14:paraId="764891F3" w14:textId="77777777">
      <w:pPr>
        <w:pStyle w:val="ListParagraph"/>
      </w:pPr>
      <w:r>
        <w:t>O objetivo agora é fazer o desenho da sua solução de big data. Inicie o desenho criando a camada de Data Source representando as origens de dados definidas. Descreva os passos da sua arquitetura</w:t>
      </w:r>
    </w:p>
    <w:p w:rsidR="00000D70" w:rsidP="00000D70" w:rsidRDefault="00000D70" w14:paraId="745DF35C" w14:textId="77777777">
      <w:pPr>
        <w:pStyle w:val="ListParagraph"/>
      </w:pPr>
      <w:r>
        <w:t>Observe com atenção os modelos de Arquitetura de Big Data para base / inspiração, e desenhe a sua arquitetura de dados, justificando cada passo</w:t>
      </w:r>
    </w:p>
    <w:p w:rsidR="0043032B" w:rsidP="0043032B" w:rsidRDefault="0043032B" w14:paraId="526FAC1A" w14:textId="77777777">
      <w:pPr>
        <w:pStyle w:val="NormalWeb"/>
        <w:rPr>
          <w:rFonts w:asciiTheme="minorHAnsi" w:hAnsiTheme="minorHAnsi"/>
          <w:i/>
          <w:iCs/>
          <w:sz w:val="20"/>
          <w:szCs w:val="20"/>
        </w:rPr>
      </w:pPr>
      <w:r w:rsidRPr="005B468E">
        <w:rPr>
          <w:rFonts w:asciiTheme="minorHAnsi" w:hAnsiTheme="minorHAnsi"/>
          <w:b/>
          <w:bCs/>
          <w:noProof/>
          <w:sz w:val="20"/>
          <w:szCs w:val="20"/>
        </w:rPr>
        <w:drawing>
          <wp:inline distT="0" distB="0" distL="0" distR="0" wp14:anchorId="16B2B736" wp14:editId="612B3E00">
            <wp:extent cx="5400040" cy="3148330"/>
            <wp:effectExtent l="0" t="0" r="0" b="0"/>
            <wp:docPr id="1670646599" name="Imagem 1" descr="Linha do tem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46599" name="Imagem 1" descr="Linha do tempo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0DFC" w:rsidR="0043032B" w:rsidP="0043032B" w:rsidRDefault="0043032B" w14:paraId="212A3BF6" w14:textId="0ADF8C65">
      <w:pPr>
        <w:pStyle w:val="Caption"/>
      </w:pPr>
      <w:bookmarkStart w:name="_Toc169645383" w:id="44"/>
      <w:r w:rsidRPr="001E0DFC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17A45">
        <w:rPr>
          <w:noProof/>
        </w:rPr>
        <w:t>3</w:t>
      </w:r>
      <w:r>
        <w:fldChar w:fldCharType="end"/>
      </w:r>
      <w:r w:rsidRPr="001E0DFC">
        <w:t xml:space="preserve"> – Big Data Pipeline</w:t>
      </w:r>
      <w:r>
        <w:t xml:space="preserve"> Architecture</w:t>
      </w:r>
      <w:bookmarkEnd w:id="44"/>
    </w:p>
    <w:p w:rsidRPr="00D76F99" w:rsidR="0043032B" w:rsidP="0043032B" w:rsidRDefault="0043032B" w14:paraId="6C4B1006" w14:textId="77777777">
      <w:pPr>
        <w:pStyle w:val="Caption"/>
      </w:pPr>
      <w:r w:rsidRPr="001E0DFC">
        <w:t>Fonte -http://scgupta.link/big-data-pipeline</w:t>
      </w:r>
    </w:p>
    <w:p w:rsidR="0043032B" w:rsidP="00000D70" w:rsidRDefault="0043032B" w14:paraId="0C4F1F47" w14:textId="77777777">
      <w:pPr>
        <w:pStyle w:val="ListParagraph"/>
      </w:pPr>
    </w:p>
    <w:p w:rsidR="00000D70" w:rsidP="00000D70" w:rsidRDefault="0043032B" w14:paraId="17913CF8" w14:textId="647AA85A">
      <w:pPr>
        <w:pStyle w:val="ListParagraph"/>
      </w:pPr>
      <w:r>
        <w:rPr>
          <w:noProof/>
        </w:rPr>
        <w:drawing>
          <wp:inline distT="0" distB="0" distL="0" distR="0" wp14:anchorId="50996115" wp14:editId="732240AE">
            <wp:extent cx="4669822" cy="6540367"/>
            <wp:effectExtent l="0" t="0" r="0" b="0"/>
            <wp:docPr id="1916394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150" cy="6577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1E0DFC" w:rsidR="0043032B" w:rsidP="0043032B" w:rsidRDefault="0043032B" w14:paraId="1609A252" w14:textId="6803EAB8">
      <w:pPr>
        <w:pStyle w:val="Caption"/>
      </w:pPr>
      <w:bookmarkStart w:name="_Toc169645384" w:id="45"/>
      <w:r w:rsidRPr="001E0DFC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17A45">
        <w:rPr>
          <w:noProof/>
        </w:rPr>
        <w:t>4</w:t>
      </w:r>
      <w:r>
        <w:fldChar w:fldCharType="end"/>
      </w:r>
      <w:r w:rsidRPr="001E0DFC">
        <w:t xml:space="preserve"> – Big Data Pipeline, diversos vendors</w:t>
      </w:r>
      <w:bookmarkEnd w:id="45"/>
    </w:p>
    <w:p w:rsidR="0043032B" w:rsidP="0043032B" w:rsidRDefault="0043032B" w14:paraId="0AA4D0F9" w14:textId="77777777">
      <w:pPr>
        <w:pStyle w:val="Caption"/>
      </w:pPr>
      <w:r w:rsidRPr="001E0DFC">
        <w:t>Fonte -http://scgupta.link/big-data-pipeline</w:t>
      </w:r>
    </w:p>
    <w:p w:rsidR="0043032B" w:rsidP="0043032B" w:rsidRDefault="0043032B" w14:paraId="443CDC73" w14:textId="77777777">
      <w:pPr>
        <w:pStyle w:val="NormalWeb"/>
        <w:rPr>
          <w:rFonts w:asciiTheme="minorHAnsi" w:hAnsiTheme="minorHAnsi"/>
          <w:sz w:val="20"/>
          <w:szCs w:val="20"/>
        </w:rPr>
      </w:pPr>
      <w:r>
        <w:rPr>
          <w:noProof/>
        </w:rPr>
        <w:drawing>
          <wp:inline distT="0" distB="0" distL="0" distR="0" wp14:anchorId="51D0D2A7" wp14:editId="532E33B9">
            <wp:extent cx="5359352" cy="3014636"/>
            <wp:effectExtent l="0" t="0" r="0" b="0"/>
            <wp:docPr id="746803304" name="Picture 7468033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03304" name="Picture 74680330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352" cy="3014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1E0DFC" w:rsidR="0043032B" w:rsidP="0043032B" w:rsidRDefault="0043032B" w14:paraId="6DE20D74" w14:textId="2B55B1FC">
      <w:pPr>
        <w:pStyle w:val="Caption"/>
      </w:pPr>
      <w:bookmarkStart w:name="_Toc169645385" w:id="46"/>
      <w:r w:rsidRPr="001E0DFC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17A45">
        <w:rPr>
          <w:noProof/>
        </w:rPr>
        <w:t>5</w:t>
      </w:r>
      <w:r>
        <w:fldChar w:fldCharType="end"/>
      </w:r>
      <w:r w:rsidRPr="001E0DFC">
        <w:t xml:space="preserve"> – Big Data Pipeline, </w:t>
      </w:r>
      <w:r>
        <w:t>Open Source Stack</w:t>
      </w:r>
      <w:bookmarkEnd w:id="46"/>
    </w:p>
    <w:p w:rsidRPr="00D76F99" w:rsidR="0043032B" w:rsidP="0043032B" w:rsidRDefault="0043032B" w14:paraId="142B07A4" w14:textId="77777777">
      <w:pPr>
        <w:pStyle w:val="Caption"/>
      </w:pPr>
      <w:r w:rsidRPr="001E0DFC">
        <w:t>Fonte -http://scgupta.link/big-data-pipeline</w:t>
      </w:r>
    </w:p>
    <w:p w:rsidRPr="0043032B" w:rsidR="0043032B" w:rsidP="0043032B" w:rsidRDefault="0043032B" w14:paraId="04B9E505" w14:textId="77777777">
      <w:pPr>
        <w:pStyle w:val="BodyText"/>
      </w:pPr>
    </w:p>
    <w:p w:rsidR="0043032B" w:rsidP="00000D70" w:rsidRDefault="0043032B" w14:paraId="7A25C529" w14:textId="77777777" w14:noSpellErr="1">
      <w:pPr>
        <w:pStyle w:val="ListParagraph"/>
        <w:rPr>
          <w:del w:author="Rita de Cássia Rodrigues" w:date="2024-06-27T12:57:21.338Z" w16du:dateUtc="2024-06-27T12:57:21.338Z" w:id="2010337043"/>
        </w:rPr>
      </w:pPr>
    </w:p>
    <w:p w:rsidR="00000D70" w:rsidP="00EE13BB" w:rsidRDefault="00000D70" w14:paraId="50EF2078" w14:textId="67AC6C1C" w14:noSpellErr="1">
      <w:pPr>
        <w:pStyle w:val="Caption"/>
        <w:rPr>
          <w:del w:author="Rita de Cássia Rodrigues" w:date="2024-06-27T12:57:21.733Z" w16du:dateUtc="2024-06-27T12:57:21.733Z" w:id="1760661514"/>
        </w:rPr>
      </w:pPr>
    </w:p>
    <w:p w:rsidR="00000D70" w:rsidP="00000D70" w:rsidRDefault="00000D70" w14:paraId="00BD7AC2" w14:textId="58581F3F">
      <w:pPr>
        <w:pStyle w:val="Heading2"/>
      </w:pPr>
      <w:bookmarkStart w:name="_Toc169645312" w:id="47"/>
      <w:r>
        <w:t>5</w:t>
      </w:r>
      <w:r>
        <w:t xml:space="preserve">.1 </w:t>
      </w:r>
      <w:r>
        <w:t>Desenho da Arquitetura</w:t>
      </w:r>
      <w:bookmarkEnd w:id="47"/>
    </w:p>
    <w:p w:rsidR="00000D70" w:rsidP="00000D70" w:rsidRDefault="00000D70" w14:paraId="63334F11" w14:textId="77777777">
      <w:pPr>
        <w:pStyle w:val="ListParagraph"/>
      </w:pPr>
      <w:r>
        <w:t xml:space="preserve">Faça o seu desenho. </w:t>
      </w:r>
    </w:p>
    <w:p w:rsidR="00000D70" w:rsidP="00000D70" w:rsidRDefault="00000D70" w14:paraId="72E06C85" w14:textId="480F0B65">
      <w:pPr>
        <w:pStyle w:val="ListParagraph"/>
      </w:pPr>
      <w:r>
        <w:t>a)</w:t>
      </w:r>
      <w:r>
        <w:tab/>
      </w:r>
      <w:r>
        <w:t>Complemente seu desenho de solução com a camada Data Lake e respectivos formatos de armazenamento, utilizando como premissa as informações da camada de Data Source. A camada Data Lake é responsável por adquirir dados das fontes e, se necessário, convertê-los para um formato adequado à maneira como os dados devem ser analisados. E o melhor, essa camada pode ser distribuída, ou seja, estar localizada em diversos provedores de cloud ou mesmo ser implementada em um modelo híbrido (Cloud e On premise).</w:t>
      </w:r>
    </w:p>
    <w:p w:rsidR="00000D70" w:rsidP="00000D70" w:rsidRDefault="00000D70" w14:paraId="5016D995" w14:textId="04350546">
      <w:pPr>
        <w:pStyle w:val="ListParagraph"/>
      </w:pPr>
      <w:r>
        <w:t>b)</w:t>
      </w:r>
      <w:r>
        <w:tab/>
      </w:r>
      <w:r>
        <w:t>Incorpore a camada de análise em seu desenho de solução: essa camada lê os dados do Data Lake, aplica algoritmos de análise em busca de insights para melhorar a tomada de decisão.</w:t>
      </w:r>
    </w:p>
    <w:p w:rsidR="00027BDF" w:rsidP="00000D70" w:rsidRDefault="00000D70" w14:paraId="07D72050" w14:textId="17A60332">
      <w:pPr>
        <w:pStyle w:val="ListParagraph"/>
      </w:pPr>
      <w:r>
        <w:t>c)</w:t>
      </w:r>
      <w:r>
        <w:tab/>
      </w:r>
      <w:r>
        <w:t xml:space="preserve">Incorpore a camada de consumo em seu desenho de solução: essa camada tem por objetivo consumir a saída fornecida pela camada de análise nos mais </w:t>
      </w:r>
      <w:r>
        <w:t>diversos formatos (visualização, KPIs operacionais, alertas de negócio, disponibilizar dados higienizados para machine learning, entre outros).</w:t>
      </w:r>
    </w:p>
    <w:p w:rsidR="004D5A0B" w:rsidP="004D5A0B" w:rsidRDefault="004D5A0B" w14:paraId="6CA9F6EC" w14:textId="77777777">
      <w:pPr>
        <w:pStyle w:val="ListParagraph"/>
      </w:pPr>
    </w:p>
    <w:p w:rsidR="004D5A0B" w:rsidP="004D5A0B" w:rsidRDefault="004D5A0B" w14:paraId="5CACA14B" w14:textId="11B5206F">
      <w:pPr>
        <w:pStyle w:val="ListParagraph"/>
      </w:pPr>
      <w:r>
        <w:t>Se quiser disponibilize o link</w:t>
      </w:r>
    </w:p>
    <w:p w:rsidR="004D5A0B" w:rsidP="004D5A0B" w:rsidRDefault="004D5A0B" w14:paraId="65B496A1" w14:textId="77777777">
      <w:pPr>
        <w:pStyle w:val="ListParagraph"/>
      </w:pPr>
      <w:r>
        <w:t>Para mais detalhes:</w:t>
      </w:r>
    </w:p>
    <w:p w:rsidR="004D5A0B" w:rsidP="004D5A0B" w:rsidRDefault="004D5A0B" w14:paraId="5048D01F" w14:textId="5C039D44">
      <w:pPr>
        <w:pStyle w:val="ListParagraph"/>
      </w:pPr>
      <w:r>
        <w:t>Link: https://www.canva.com/design/xxxxxx</w:t>
      </w:r>
    </w:p>
    <w:p w:rsidR="00000D70" w:rsidP="00000D70" w:rsidRDefault="00000D70" w14:paraId="51393744" w14:textId="77777777" w14:noSpellErr="1">
      <w:pPr>
        <w:pStyle w:val="ListParagraph"/>
        <w:rPr>
          <w:del w:author="Rita de Cássia Rodrigues" w:date="2024-06-27T12:57:30.724Z" w16du:dateUtc="2024-06-27T12:57:30.724Z" w:id="932780447"/>
        </w:rPr>
      </w:pPr>
    </w:p>
    <w:p w:rsidR="00000D70" w:rsidP="00000D70" w:rsidRDefault="00000D70" w14:paraId="2D911F9E" w14:textId="1B2448E1">
      <w:pPr>
        <w:pStyle w:val="Heading2"/>
      </w:pPr>
      <w:bookmarkStart w:name="_Toc169645313" w:id="48"/>
      <w:r>
        <w:t>5.</w:t>
      </w:r>
      <w:r>
        <w:t>2</w:t>
      </w:r>
      <w:r>
        <w:t xml:space="preserve"> </w:t>
      </w:r>
      <w:r>
        <w:t>Justificativa da Arquitetura</w:t>
      </w:r>
      <w:bookmarkEnd w:id="48"/>
    </w:p>
    <w:p w:rsidR="00000D70" w:rsidP="00000D70" w:rsidRDefault="00000D70" w14:paraId="3376CA33" w14:textId="32469DF6">
      <w:pPr>
        <w:pStyle w:val="ListParagraph"/>
      </w:pPr>
      <w:r w:rsidRPr="00000D70">
        <w:t>Justifique porque está escolhendo esta arquitetura</w:t>
      </w:r>
      <w:r>
        <w:t xml:space="preserve">. </w:t>
      </w:r>
    </w:p>
    <w:p w:rsidR="00000D70" w:rsidP="00000D70" w:rsidRDefault="00000D70" w14:paraId="2F521335" w14:textId="14538766">
      <w:pPr>
        <w:pStyle w:val="Heading2"/>
      </w:pPr>
      <w:bookmarkStart w:name="_Toc169645314" w:id="49"/>
      <w:r>
        <w:t>5.</w:t>
      </w:r>
      <w:r>
        <w:t>3</w:t>
      </w:r>
      <w:r>
        <w:t xml:space="preserve"> </w:t>
      </w:r>
      <w:r>
        <w:t>Detalhamento</w:t>
      </w:r>
      <w:r>
        <w:t xml:space="preserve"> da Arquitetura</w:t>
      </w:r>
      <w:bookmarkEnd w:id="49"/>
    </w:p>
    <w:p w:rsidR="00000D70" w:rsidP="00000D70" w:rsidRDefault="00646AB1" w14:paraId="7AB7A86D" w14:textId="6A720D0A">
      <w:pPr>
        <w:pStyle w:val="ListParagraph"/>
      </w:pPr>
      <w:r w:rsidRPr="00646AB1">
        <w:t>Explique cada uma das camadas e componentes da sua arquitetur</w:t>
      </w:r>
      <w:r w:rsidRPr="00000D70" w:rsidR="00000D70">
        <w:t>a</w:t>
      </w:r>
      <w:r w:rsidR="00000D70">
        <w:t xml:space="preserve">. </w:t>
      </w:r>
    </w:p>
    <w:p w:rsidR="004D5A0B" w:rsidP="004D5A0B" w:rsidRDefault="004D5A0B" w14:paraId="1E3526C7" w14:textId="77777777">
      <w:pPr>
        <w:pStyle w:val="ListParagraph"/>
      </w:pPr>
      <w:r>
        <w:t>A camada de captura de dados considera.....</w:t>
      </w:r>
    </w:p>
    <w:p w:rsidR="004D5A0B" w:rsidP="004D5A0B" w:rsidRDefault="004D5A0B" w14:paraId="781D4FF2" w14:textId="77777777">
      <w:pPr>
        <w:pStyle w:val="ListParagraph"/>
      </w:pPr>
      <w:r>
        <w:t>Para o processamento de dados estruturado escolhemos o componente.....</w:t>
      </w:r>
    </w:p>
    <w:p w:rsidR="004D5A0B" w:rsidP="004D5A0B" w:rsidRDefault="004D5A0B" w14:paraId="1790E4D6" w14:textId="77777777">
      <w:pPr>
        <w:pStyle w:val="ListParagraph"/>
      </w:pPr>
      <w:r>
        <w:t>A camada de ingestão trata....</w:t>
      </w:r>
    </w:p>
    <w:p w:rsidR="00000D70" w:rsidP="004D5A0B" w:rsidRDefault="004D5A0B" w14:paraId="4F1D3A4A" w14:textId="2CA7AB34">
      <w:pPr>
        <w:pStyle w:val="ListParagraph"/>
      </w:pPr>
      <w:r>
        <w:t>(continue para as outras camadas)</w:t>
      </w:r>
    </w:p>
    <w:p w:rsidRPr="00F643C9" w:rsidR="004D5A0B" w:rsidP="004D5A0B" w:rsidRDefault="004D5A0B" w14:paraId="6C557799" w14:textId="77777777">
      <w:pPr>
        <w:pStyle w:val="ListParagraph"/>
      </w:pPr>
    </w:p>
    <w:p w:rsidRPr="00027BDF" w:rsidR="00987BE0" w:rsidP="00027BDF" w:rsidRDefault="00C2382B" w14:paraId="75ED4F3E" w14:textId="77777777">
      <w:pPr>
        <w:pStyle w:val="Heading1"/>
      </w:pPr>
      <w:bookmarkStart w:name="_Toc169645315" w:id="50"/>
      <w:r w:rsidRPr="00027BDF">
        <w:t>REFERÊNCIAS</w:t>
      </w:r>
      <w:bookmarkEnd w:id="50"/>
    </w:p>
    <w:p w:rsidRPr="00826699" w:rsidR="0076599A" w:rsidP="0076599A" w:rsidRDefault="0076599A" w14:paraId="2C05E9A6" w14:textId="77777777">
      <w:pPr>
        <w:pStyle w:val="Bibliography"/>
        <w:rPr>
          <w:lang w:val="pt-BR"/>
        </w:rPr>
      </w:pPr>
      <w:r w:rsidRPr="00826699">
        <w:rPr>
          <w:lang w:val="pt-BR"/>
        </w:rPr>
        <w:t>SOBRENOME, Nome do autor</w:t>
      </w:r>
      <w:r w:rsidR="00403F4A">
        <w:rPr>
          <w:lang w:val="pt-BR"/>
        </w:rPr>
        <w:t xml:space="preserve"> abreviado</w:t>
      </w:r>
      <w:r w:rsidRPr="00826699">
        <w:rPr>
          <w:lang w:val="pt-BR"/>
        </w:rPr>
        <w:t xml:space="preserve">. </w:t>
      </w:r>
      <w:r w:rsidRPr="00826699">
        <w:rPr>
          <w:b/>
          <w:lang w:val="pt-BR"/>
        </w:rPr>
        <w:t>Título do livro.</w:t>
      </w:r>
      <w:r w:rsidRPr="00826699">
        <w:rPr>
          <w:lang w:val="pt-BR"/>
        </w:rPr>
        <w:t xml:space="preserve"> Local da edição: Editora, ano.</w:t>
      </w:r>
    </w:p>
    <w:p w:rsidRPr="00AD6955" w:rsidR="0076599A" w:rsidP="0076599A" w:rsidRDefault="0076599A" w14:paraId="4E23E974" w14:textId="77777777">
      <w:pPr>
        <w:pStyle w:val="Bibliography"/>
        <w:rPr>
          <w:lang w:val="pt-BR"/>
        </w:rPr>
      </w:pPr>
    </w:p>
    <w:p w:rsidRPr="00B118A1" w:rsidR="00A36C8B" w:rsidP="00027BDF" w:rsidRDefault="00A36C8B" w14:paraId="6EFCB9F2" w14:textId="6FC07F0F">
      <w:pPr>
        <w:pStyle w:val="Heading1"/>
      </w:pPr>
      <w:bookmarkStart w:name="_Toc169645316" w:id="51"/>
      <w:r w:rsidRPr="00B118A1">
        <w:t>GLOSSÁRIO</w:t>
      </w:r>
      <w:bookmarkEnd w:id="5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78"/>
        <w:gridCol w:w="5083"/>
      </w:tblGrid>
      <w:tr w:rsidR="00A36C8B" w:rsidTr="00B118A1" w14:paraId="7FDCFA7F" w14:textId="77777777">
        <w:tc>
          <w:tcPr>
            <w:tcW w:w="2195" w:type="pct"/>
            <w:vAlign w:val="center"/>
          </w:tcPr>
          <w:p w:rsidR="00A36C8B" w:rsidP="00B118A1" w:rsidRDefault="00A36C8B" w14:paraId="707679B7" w14:textId="77777777">
            <w:pPr>
              <w:spacing w:before="120"/>
              <w:ind w:firstLine="0"/>
              <w:jc w:val="left"/>
              <w:rPr>
                <w:b/>
              </w:rPr>
            </w:pPr>
            <w:r w:rsidRPr="00AB2BE5">
              <w:rPr>
                <w:b/>
              </w:rPr>
              <w:t>Termo</w:t>
            </w:r>
          </w:p>
        </w:tc>
        <w:tc>
          <w:tcPr>
            <w:tcW w:w="2805" w:type="pct"/>
            <w:vAlign w:val="center"/>
          </w:tcPr>
          <w:p w:rsidR="00A36C8B" w:rsidP="00ED1183" w:rsidRDefault="00ED1183" w14:paraId="0C28449D" w14:textId="77777777">
            <w:pPr>
              <w:spacing w:before="120"/>
              <w:ind w:firstLine="0"/>
              <w:jc w:val="left"/>
              <w:rPr>
                <w:b/>
              </w:rPr>
            </w:pPr>
            <w:r>
              <w:t>E</w:t>
            </w:r>
            <w:r w:rsidR="00A36C8B">
              <w:t>xplicação.</w:t>
            </w:r>
          </w:p>
        </w:tc>
      </w:tr>
      <w:tr w:rsidR="00A36C8B" w:rsidTr="00B118A1" w14:paraId="39851C58" w14:textId="77777777">
        <w:trPr>
          <w:trHeight w:val="399"/>
        </w:trPr>
        <w:tc>
          <w:tcPr>
            <w:tcW w:w="2195" w:type="pct"/>
            <w:vAlign w:val="center"/>
          </w:tcPr>
          <w:p w:rsidRPr="005D7910" w:rsidR="00A36C8B" w:rsidP="00B118A1" w:rsidRDefault="00A36C8B" w14:paraId="5B82D491" w14:textId="77777777">
            <w:pPr>
              <w:spacing w:before="120"/>
              <w:ind w:firstLine="0"/>
              <w:jc w:val="left"/>
            </w:pPr>
            <w:r>
              <w:rPr>
                <w:b/>
              </w:rPr>
              <w:t>Termo</w:t>
            </w:r>
            <w:r>
              <w:t xml:space="preserve"> </w:t>
            </w:r>
          </w:p>
        </w:tc>
        <w:tc>
          <w:tcPr>
            <w:tcW w:w="2805" w:type="pct"/>
            <w:vAlign w:val="center"/>
          </w:tcPr>
          <w:p w:rsidR="00A36C8B" w:rsidP="00B118A1" w:rsidRDefault="00ED1183" w14:paraId="4521B763" w14:textId="77777777">
            <w:pPr>
              <w:spacing w:before="120"/>
              <w:ind w:firstLine="0"/>
              <w:jc w:val="left"/>
              <w:rPr>
                <w:b/>
              </w:rPr>
            </w:pPr>
            <w:r>
              <w:t>E</w:t>
            </w:r>
            <w:r w:rsidR="00A36C8B">
              <w:t>xplicação.</w:t>
            </w:r>
          </w:p>
        </w:tc>
      </w:tr>
    </w:tbl>
    <w:p w:rsidR="00A36C8B" w:rsidP="00A36C8B" w:rsidRDefault="00A36C8B" w14:paraId="429D2B78" w14:textId="77777777">
      <w:pPr>
        <w:spacing w:after="160" w:line="259" w:lineRule="auto"/>
        <w:ind w:firstLine="0"/>
        <w:jc w:val="left"/>
        <w:rPr>
          <w:rFonts w:cs="Calibri"/>
          <w:lang w:eastAsia="ar-SA"/>
        </w:rPr>
      </w:pPr>
    </w:p>
    <w:p w:rsidR="00987BE0" w:rsidP="00987BE0" w:rsidRDefault="00987BE0" w14:paraId="229969B8" w14:textId="77777777"/>
    <w:sectPr w:rsidR="00987BE0" w:rsidSect="00A36C8B">
      <w:pgSz w:w="11906" w:h="16838" w:orient="portrait" w:code="9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A7EF9" w:rsidP="00987BE0" w:rsidRDefault="001A7EF9" w14:paraId="053C36D0" w14:textId="77777777">
      <w:pPr>
        <w:spacing w:after="0" w:line="240" w:lineRule="auto"/>
      </w:pPr>
      <w:r>
        <w:separator/>
      </w:r>
    </w:p>
  </w:endnote>
  <w:endnote w:type="continuationSeparator" w:id="0">
    <w:p w:rsidR="001A7EF9" w:rsidP="00987BE0" w:rsidRDefault="001A7EF9" w14:paraId="5611C7C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A7EF9" w:rsidP="00987BE0" w:rsidRDefault="001A7EF9" w14:paraId="59D14FB4" w14:textId="77777777">
      <w:pPr>
        <w:spacing w:after="0" w:line="240" w:lineRule="auto"/>
      </w:pPr>
      <w:r>
        <w:separator/>
      </w:r>
    </w:p>
  </w:footnote>
  <w:footnote w:type="continuationSeparator" w:id="0">
    <w:p w:rsidR="001A7EF9" w:rsidP="00987BE0" w:rsidRDefault="001A7EF9" w14:paraId="5FC2D48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D1183" w:rsidP="00D563AE" w:rsidRDefault="00BC3392" w14:paraId="02554F97" w14:textId="1362CA87">
    <w:pPr>
      <w:pStyle w:val="Header"/>
      <w:tabs>
        <w:tab w:val="clear" w:pos="8504"/>
        <w:tab w:val="right" w:pos="9072"/>
      </w:tabs>
      <w:ind w:firstLine="0"/>
    </w:pPr>
    <w:r w:rsidRPr="00BC3392">
      <w:t xml:space="preserve">TEMPLATE - </w:t>
    </w:r>
    <w:r w:rsidRPr="00A53080" w:rsidR="00A53080">
      <w:t>ARQUITETANDO O UNIVERSO BIG DATA DA MELHORES COMPRAS</w:t>
    </w:r>
    <w:r w:rsidR="00ED1183">
      <w:tab/>
    </w:r>
    <w:r w:rsidR="00ED1183">
      <w:tab/>
    </w:r>
    <w:r w:rsidR="00D563AE">
      <w:t xml:space="preserve">  </w:t>
    </w:r>
    <w:r w:rsidR="00ED1183">
      <w:t xml:space="preserve">Versão </w:t>
    </w:r>
    <w:r>
      <w:fldChar w:fldCharType="begin"/>
    </w:r>
    <w:r>
      <w:instrText>REVNUM   \* MERGEFORMAT</w:instrText>
    </w:r>
    <w:r>
      <w:fldChar w:fldCharType="separate"/>
    </w:r>
    <w:r w:rsidR="006C4A36">
      <w:rPr>
        <w:noProof/>
      </w:rPr>
      <w:t>1</w:t>
    </w:r>
    <w:r>
      <w:fldChar w:fldCharType="end"/>
    </w:r>
    <w:r w:rsidR="00ED1183">
      <w:t xml:space="preserve"> – Página </w:t>
    </w:r>
    <w:r w:rsidR="00ED1183">
      <w:fldChar w:fldCharType="begin"/>
    </w:r>
    <w:r w:rsidR="00ED1183">
      <w:instrText xml:space="preserve"> PAGE   \* MERGEFORMAT </w:instrText>
    </w:r>
    <w:r w:rsidR="00ED1183">
      <w:fldChar w:fldCharType="separate"/>
    </w:r>
    <w:r w:rsidR="00A14423">
      <w:rPr>
        <w:noProof/>
      </w:rPr>
      <w:t>13</w:t>
    </w:r>
    <w:r w:rsidR="00ED1183">
      <w:fldChar w:fldCharType="end"/>
    </w:r>
    <w:r w:rsidR="00ED1183">
      <w:t xml:space="preserve"> de </w:t>
    </w:r>
    <w:r>
      <w:fldChar w:fldCharType="begin"/>
    </w:r>
    <w:r>
      <w:instrText>NUMPAGES   \* MERGEFORMAT</w:instrText>
    </w:r>
    <w:r>
      <w:fldChar w:fldCharType="separate"/>
    </w:r>
    <w:r w:rsidR="00A14423">
      <w:rPr>
        <w:noProof/>
      </w:rPr>
      <w:t>20</w:t>
    </w:r>
    <w:r>
      <w:fldChar w:fldCharType="end"/>
    </w:r>
    <w:r w:rsidR="00ED1183">
      <w:t xml:space="preserve"> </w:t>
    </w:r>
  </w:p>
  <w:p w:rsidR="00ED1183" w:rsidRDefault="00ED1183" w14:paraId="1DDB0F20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7699D"/>
    <w:multiLevelType w:val="hybridMultilevel"/>
    <w:tmpl w:val="06821EC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96D5546"/>
    <w:multiLevelType w:val="hybridMultilevel"/>
    <w:tmpl w:val="CDE8D848"/>
    <w:lvl w:ilvl="0" w:tplc="1898C214">
      <w:start w:val="1"/>
      <w:numFmt w:val="bullet"/>
      <w:pStyle w:val="Bullet"/>
      <w:lvlText w:val=""/>
      <w:lvlJc w:val="left"/>
      <w:pPr>
        <w:ind w:left="1004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" w15:restartNumberingAfterBreak="0">
    <w:nsid w:val="20725C2E"/>
    <w:multiLevelType w:val="multilevel"/>
    <w:tmpl w:val="536227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2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EC4357C"/>
    <w:multiLevelType w:val="hybridMultilevel"/>
    <w:tmpl w:val="2242803C"/>
    <w:lvl w:ilvl="0" w:tplc="740208D0">
      <w:start w:val="1"/>
      <w:numFmt w:val="bullet"/>
      <w:pStyle w:val="Sub-bullet"/>
      <w:lvlText w:val="o"/>
      <w:lvlJc w:val="left"/>
      <w:pPr>
        <w:ind w:left="1792" w:hanging="360"/>
      </w:pPr>
      <w:rPr>
        <w:rFonts w:hint="default" w:ascii="Courier New" w:hAnsi="Courier New" w:cs="Courier New"/>
      </w:rPr>
    </w:lvl>
    <w:lvl w:ilvl="1" w:tplc="04160003" w:tentative="1">
      <w:start w:val="1"/>
      <w:numFmt w:val="bullet"/>
      <w:lvlText w:val="o"/>
      <w:lvlJc w:val="left"/>
      <w:pPr>
        <w:ind w:left="251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3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5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7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39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1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3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52" w:hanging="360"/>
      </w:pPr>
      <w:rPr>
        <w:rFonts w:hint="default" w:ascii="Wingdings" w:hAnsi="Wingdings"/>
      </w:rPr>
    </w:lvl>
  </w:abstractNum>
  <w:abstractNum w:abstractNumId="4" w15:restartNumberingAfterBreak="0">
    <w:nsid w:val="559E4B66"/>
    <w:multiLevelType w:val="hybridMultilevel"/>
    <w:tmpl w:val="A88A61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287D6A"/>
    <w:multiLevelType w:val="hybridMultilevel"/>
    <w:tmpl w:val="93384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55531"/>
    <w:multiLevelType w:val="hybridMultilevel"/>
    <w:tmpl w:val="F6FE18C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97A2097"/>
    <w:multiLevelType w:val="multilevel"/>
    <w:tmpl w:val="989E952C"/>
    <w:lvl w:ilvl="0">
      <w:start w:val="1"/>
      <w:numFmt w:val="decimal"/>
      <w:lvlText w:val="%1"/>
      <w:lvlJc w:val="left"/>
      <w:pPr>
        <w:ind w:left="567" w:hanging="567"/>
      </w:pPr>
      <w:rPr>
        <w:rFonts w:hint="default" w:ascii="Arial" w:hAnsi="Arial"/>
        <w:b/>
        <w:sz w:val="32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hint="default" w:ascii="Arial" w:hAnsi="Arial"/>
        <w:b/>
        <w:sz w:val="28"/>
      </w:rPr>
    </w:lvl>
    <w:lvl w:ilvl="2">
      <w:start w:val="1"/>
      <w:numFmt w:val="decimal"/>
      <w:lvlText w:val="%1.%2.%3"/>
      <w:lvlJc w:val="left"/>
      <w:pPr>
        <w:ind w:left="1134" w:hanging="283"/>
      </w:pPr>
      <w:rPr>
        <w:rFonts w:hint="default" w:ascii="Arial" w:hAnsi="Arial"/>
        <w:b/>
        <w:sz w:val="24"/>
      </w:rPr>
    </w:lvl>
    <w:lvl w:ilvl="3">
      <w:start w:val="1"/>
      <w:numFmt w:val="decimal"/>
      <w:lvlText w:val="%1.%2.%3.%4"/>
      <w:lvlJc w:val="left"/>
      <w:pPr>
        <w:ind w:left="1704" w:hanging="2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28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2" w:hanging="2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56" w:hanging="28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8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4" w:hanging="284"/>
      </w:pPr>
      <w:rPr>
        <w:rFonts w:hint="default"/>
      </w:rPr>
    </w:lvl>
  </w:abstractNum>
  <w:num w:numId="1" w16cid:durableId="935793095">
    <w:abstractNumId w:val="1"/>
  </w:num>
  <w:num w:numId="2" w16cid:durableId="38357975">
    <w:abstractNumId w:val="2"/>
  </w:num>
  <w:num w:numId="3" w16cid:durableId="360476671">
    <w:abstractNumId w:val="7"/>
  </w:num>
  <w:num w:numId="4" w16cid:durableId="6456259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04423589">
    <w:abstractNumId w:val="2"/>
  </w:num>
  <w:num w:numId="6" w16cid:durableId="608701464">
    <w:abstractNumId w:val="2"/>
  </w:num>
  <w:num w:numId="7" w16cid:durableId="324630919">
    <w:abstractNumId w:val="2"/>
  </w:num>
  <w:num w:numId="8" w16cid:durableId="1361465907">
    <w:abstractNumId w:val="2"/>
  </w:num>
  <w:num w:numId="9" w16cid:durableId="1424719527">
    <w:abstractNumId w:val="2"/>
  </w:num>
  <w:num w:numId="10" w16cid:durableId="934675307">
    <w:abstractNumId w:val="1"/>
  </w:num>
  <w:num w:numId="11" w16cid:durableId="2070836629">
    <w:abstractNumId w:val="3"/>
  </w:num>
  <w:num w:numId="12" w16cid:durableId="1695299884">
    <w:abstractNumId w:val="0"/>
  </w:num>
  <w:num w:numId="13" w16cid:durableId="863786518">
    <w:abstractNumId w:val="6"/>
  </w:num>
  <w:num w:numId="14" w16cid:durableId="1112944768">
    <w:abstractNumId w:val="5"/>
  </w:num>
  <w:num w:numId="15" w16cid:durableId="1242834811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99"/>
  <w:activeWritingStyle w:lang="en-US" w:vendorID="64" w:dllVersion="0" w:nlCheck="1" w:checkStyle="0" w:appName="MSWord"/>
  <w:attachedTemplate r:id="rId1"/>
  <w:trackRevisions w:val="tru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A36"/>
    <w:rsid w:val="00000D70"/>
    <w:rsid w:val="00027BDF"/>
    <w:rsid w:val="00040B44"/>
    <w:rsid w:val="00072A6C"/>
    <w:rsid w:val="000B5CD3"/>
    <w:rsid w:val="000D2801"/>
    <w:rsid w:val="000F0E4E"/>
    <w:rsid w:val="001509ED"/>
    <w:rsid w:val="001A69AD"/>
    <w:rsid w:val="001A7EF9"/>
    <w:rsid w:val="001C5EE2"/>
    <w:rsid w:val="00276B2B"/>
    <w:rsid w:val="00282A81"/>
    <w:rsid w:val="002A3C38"/>
    <w:rsid w:val="002E2864"/>
    <w:rsid w:val="002E35AE"/>
    <w:rsid w:val="00316877"/>
    <w:rsid w:val="00316B13"/>
    <w:rsid w:val="00340843"/>
    <w:rsid w:val="00347CAE"/>
    <w:rsid w:val="00390223"/>
    <w:rsid w:val="00396E75"/>
    <w:rsid w:val="003A1906"/>
    <w:rsid w:val="003B1892"/>
    <w:rsid w:val="003C1326"/>
    <w:rsid w:val="003C1B66"/>
    <w:rsid w:val="003F24B1"/>
    <w:rsid w:val="00403F4A"/>
    <w:rsid w:val="0043032B"/>
    <w:rsid w:val="004341A6"/>
    <w:rsid w:val="004C39C2"/>
    <w:rsid w:val="004D5A0B"/>
    <w:rsid w:val="004F6275"/>
    <w:rsid w:val="00500EDB"/>
    <w:rsid w:val="00541D54"/>
    <w:rsid w:val="005522A5"/>
    <w:rsid w:val="00556B5B"/>
    <w:rsid w:val="0056481D"/>
    <w:rsid w:val="00584C13"/>
    <w:rsid w:val="00591097"/>
    <w:rsid w:val="005A7760"/>
    <w:rsid w:val="005A79AF"/>
    <w:rsid w:val="005C66E0"/>
    <w:rsid w:val="005D7910"/>
    <w:rsid w:val="005F2915"/>
    <w:rsid w:val="0064602B"/>
    <w:rsid w:val="00646AB1"/>
    <w:rsid w:val="00670DC9"/>
    <w:rsid w:val="006C4A36"/>
    <w:rsid w:val="00732060"/>
    <w:rsid w:val="007540CC"/>
    <w:rsid w:val="0076599A"/>
    <w:rsid w:val="00781256"/>
    <w:rsid w:val="007C1B2F"/>
    <w:rsid w:val="007E2C7B"/>
    <w:rsid w:val="008236DB"/>
    <w:rsid w:val="00826699"/>
    <w:rsid w:val="008616DC"/>
    <w:rsid w:val="00882BE7"/>
    <w:rsid w:val="008A4A70"/>
    <w:rsid w:val="008B5623"/>
    <w:rsid w:val="008C19F2"/>
    <w:rsid w:val="008D10FB"/>
    <w:rsid w:val="0091487C"/>
    <w:rsid w:val="0093596E"/>
    <w:rsid w:val="009541E8"/>
    <w:rsid w:val="00987BE0"/>
    <w:rsid w:val="00A14423"/>
    <w:rsid w:val="00A36C8B"/>
    <w:rsid w:val="00A466EE"/>
    <w:rsid w:val="00A53080"/>
    <w:rsid w:val="00A64FC6"/>
    <w:rsid w:val="00AB2BE5"/>
    <w:rsid w:val="00AD6955"/>
    <w:rsid w:val="00B010AF"/>
    <w:rsid w:val="00B118A1"/>
    <w:rsid w:val="00BC3392"/>
    <w:rsid w:val="00C036D1"/>
    <w:rsid w:val="00C235D2"/>
    <w:rsid w:val="00C2382B"/>
    <w:rsid w:val="00C45868"/>
    <w:rsid w:val="00C73210"/>
    <w:rsid w:val="00CB526C"/>
    <w:rsid w:val="00CC7283"/>
    <w:rsid w:val="00D563AE"/>
    <w:rsid w:val="00D65321"/>
    <w:rsid w:val="00D70546"/>
    <w:rsid w:val="00DB65E4"/>
    <w:rsid w:val="00E36822"/>
    <w:rsid w:val="00E45206"/>
    <w:rsid w:val="00E73FB4"/>
    <w:rsid w:val="00EA1FE1"/>
    <w:rsid w:val="00ED1183"/>
    <w:rsid w:val="00ED6A41"/>
    <w:rsid w:val="00EE13BB"/>
    <w:rsid w:val="00EE570E"/>
    <w:rsid w:val="00F17A45"/>
    <w:rsid w:val="00F643C9"/>
    <w:rsid w:val="00F878D3"/>
    <w:rsid w:val="00F977BB"/>
    <w:rsid w:val="00FA626F"/>
    <w:rsid w:val="00FB75C9"/>
    <w:rsid w:val="00FE5D67"/>
    <w:rsid w:val="00FF0BE1"/>
    <w:rsid w:val="0404023A"/>
    <w:rsid w:val="0CE488D6"/>
    <w:rsid w:val="15E26A06"/>
    <w:rsid w:val="17766AEA"/>
    <w:rsid w:val="1A9EC782"/>
    <w:rsid w:val="1D80DE4E"/>
    <w:rsid w:val="1EF330E6"/>
    <w:rsid w:val="2DD8D918"/>
    <w:rsid w:val="320A890C"/>
    <w:rsid w:val="325CBA51"/>
    <w:rsid w:val="4E1E5963"/>
    <w:rsid w:val="511B6363"/>
    <w:rsid w:val="6091B158"/>
    <w:rsid w:val="67237FD3"/>
    <w:rsid w:val="68B6F5B7"/>
    <w:rsid w:val="76D69C2C"/>
    <w:rsid w:val="7762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118D73"/>
  <w15:docId w15:val="{C34A2FBC-D3EE-41AB-A3DE-3CF70F355A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Calibri" w:hAnsi="Calibri" w:eastAsia="Calibri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 w:qFormat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aliases w:val="Parágrafo"/>
    <w:next w:val="BodyText"/>
    <w:qFormat/>
    <w:rsid w:val="00316877"/>
    <w:pPr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Heading1">
    <w:name w:val="heading 1"/>
    <w:next w:val="ListParagraph"/>
    <w:link w:val="Heading1Char"/>
    <w:autoRedefine/>
    <w:uiPriority w:val="9"/>
    <w:qFormat/>
    <w:rsid w:val="00027BDF"/>
    <w:pPr>
      <w:keepNext/>
      <w:tabs>
        <w:tab w:val="left" w:pos="426"/>
      </w:tabs>
      <w:spacing w:after="480" w:line="360" w:lineRule="auto"/>
      <w:outlineLvl w:val="0"/>
    </w:pPr>
    <w:rPr>
      <w:rFonts w:ascii="Arial" w:hAnsi="Arial" w:eastAsia="Times New Roman"/>
      <w:b/>
      <w:bCs/>
      <w:caps/>
      <w:sz w:val="28"/>
      <w:szCs w:val="32"/>
    </w:rPr>
  </w:style>
  <w:style w:type="paragraph" w:styleId="Heading2">
    <w:name w:val="heading 2"/>
    <w:next w:val="ListParagraph"/>
    <w:link w:val="Heading2Char"/>
    <w:autoRedefine/>
    <w:uiPriority w:val="9"/>
    <w:unhideWhenUsed/>
    <w:qFormat/>
    <w:rsid w:val="00F643C9"/>
    <w:pPr>
      <w:keepNext/>
      <w:tabs>
        <w:tab w:val="left" w:pos="0"/>
      </w:tabs>
      <w:spacing w:before="480" w:after="480" w:line="360" w:lineRule="auto"/>
      <w:outlineLvl w:val="1"/>
    </w:pPr>
    <w:rPr>
      <w:rFonts w:ascii="Arial" w:hAnsi="Arial" w:eastAsia="Times New Roman"/>
      <w:b/>
      <w:bCs/>
      <w:iCs/>
      <w:sz w:val="24"/>
      <w:szCs w:val="28"/>
    </w:rPr>
  </w:style>
  <w:style w:type="paragraph" w:styleId="Heading3">
    <w:name w:val="heading 3"/>
    <w:next w:val="BodyText"/>
    <w:link w:val="Heading3Char"/>
    <w:autoRedefine/>
    <w:uiPriority w:val="9"/>
    <w:unhideWhenUsed/>
    <w:qFormat/>
    <w:rsid w:val="00A36C8B"/>
    <w:pPr>
      <w:keepNext/>
      <w:spacing w:before="480" w:after="360" w:line="360" w:lineRule="auto"/>
      <w:outlineLvl w:val="2"/>
    </w:pPr>
    <w:rPr>
      <w:rFonts w:ascii="Arial" w:hAnsi="Arial" w:eastAsia="Times New Roman"/>
      <w:b/>
      <w:bCs/>
      <w:caps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987BE0"/>
    <w:pPr>
      <w:keepNext/>
      <w:numPr>
        <w:ilvl w:val="3"/>
        <w:numId w:val="9"/>
      </w:numPr>
      <w:spacing w:before="240" w:after="60"/>
      <w:outlineLvl w:val="3"/>
    </w:pPr>
    <w:rPr>
      <w:rFonts w:ascii="Calibri" w:hAnsi="Calibri"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C8B"/>
    <w:pPr>
      <w:numPr>
        <w:ilvl w:val="4"/>
        <w:numId w:val="9"/>
      </w:numPr>
      <w:spacing w:before="240" w:after="60"/>
      <w:outlineLvl w:val="4"/>
    </w:pPr>
    <w:rPr>
      <w:rFonts w:ascii="Calibri" w:hAnsi="Calibri"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C8B"/>
    <w:pPr>
      <w:numPr>
        <w:ilvl w:val="5"/>
        <w:numId w:val="9"/>
      </w:numPr>
      <w:spacing w:before="240" w:after="60"/>
      <w:outlineLvl w:val="5"/>
    </w:pPr>
    <w:rPr>
      <w:rFonts w:ascii="Calibri" w:hAnsi="Calibri" w:eastAsia="Times New Roman"/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C8B"/>
    <w:pPr>
      <w:numPr>
        <w:ilvl w:val="6"/>
        <w:numId w:val="9"/>
      </w:numPr>
      <w:spacing w:before="240" w:after="60"/>
      <w:outlineLvl w:val="6"/>
    </w:pPr>
    <w:rPr>
      <w:rFonts w:ascii="Calibri" w:hAnsi="Calibri" w:eastAsia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C8B"/>
    <w:pPr>
      <w:numPr>
        <w:ilvl w:val="7"/>
        <w:numId w:val="9"/>
      </w:numPr>
      <w:spacing w:before="240" w:after="60"/>
      <w:outlineLvl w:val="7"/>
    </w:pPr>
    <w:rPr>
      <w:rFonts w:ascii="Calibri" w:hAnsi="Calibri" w:eastAsia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C8B"/>
    <w:pPr>
      <w:numPr>
        <w:ilvl w:val="8"/>
        <w:numId w:val="2"/>
      </w:numPr>
      <w:spacing w:before="240" w:after="60"/>
      <w:outlineLvl w:val="8"/>
    </w:pPr>
    <w:rPr>
      <w:rFonts w:ascii="Calibri Light" w:hAnsi="Calibri Light" w:eastAsia="Times New Roman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uiPriority w:val="9"/>
    <w:rsid w:val="00027BDF"/>
    <w:rPr>
      <w:rFonts w:ascii="Arial" w:hAnsi="Arial" w:eastAsia="Times New Roman"/>
      <w:b/>
      <w:bCs/>
      <w:caps/>
      <w:sz w:val="28"/>
      <w:szCs w:val="32"/>
    </w:rPr>
  </w:style>
  <w:style w:type="character" w:styleId="Heading2Char" w:customStyle="1">
    <w:name w:val="Heading 2 Char"/>
    <w:link w:val="Heading2"/>
    <w:uiPriority w:val="9"/>
    <w:rsid w:val="00F643C9"/>
    <w:rPr>
      <w:rFonts w:ascii="Arial" w:hAnsi="Arial" w:eastAsia="Times New Roman"/>
      <w:b/>
      <w:bCs/>
      <w:iCs/>
      <w:sz w:val="24"/>
      <w:szCs w:val="28"/>
    </w:rPr>
  </w:style>
  <w:style w:type="character" w:styleId="Heading3Char" w:customStyle="1">
    <w:name w:val="Heading 3 Char"/>
    <w:link w:val="Heading3"/>
    <w:uiPriority w:val="9"/>
    <w:rsid w:val="00A36C8B"/>
    <w:rPr>
      <w:rFonts w:ascii="Arial" w:hAnsi="Arial" w:eastAsia="Times New Roman"/>
      <w:b/>
      <w:bCs/>
      <w:caps/>
      <w:sz w:val="24"/>
      <w:szCs w:val="26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987BE0"/>
    <w:rPr>
      <w:rFonts w:eastAsia="Times New Roman"/>
      <w:b/>
      <w:bCs/>
      <w:sz w:val="28"/>
      <w:szCs w:val="28"/>
    </w:rPr>
  </w:style>
  <w:style w:type="character" w:styleId="Heading5Char" w:customStyle="1">
    <w:name w:val="Heading 5 Char"/>
    <w:link w:val="Heading5"/>
    <w:uiPriority w:val="9"/>
    <w:semiHidden/>
    <w:rsid w:val="00A36C8B"/>
    <w:rPr>
      <w:rFonts w:eastAsia="Times New Roman"/>
      <w:b/>
      <w:bCs/>
      <w:i/>
      <w:iCs/>
      <w:sz w:val="26"/>
      <w:szCs w:val="26"/>
    </w:rPr>
  </w:style>
  <w:style w:type="character" w:styleId="Heading6Char" w:customStyle="1">
    <w:name w:val="Heading 6 Char"/>
    <w:link w:val="Heading6"/>
    <w:uiPriority w:val="9"/>
    <w:semiHidden/>
    <w:rsid w:val="00A36C8B"/>
    <w:rPr>
      <w:rFonts w:eastAsia="Times New Roman"/>
      <w:b/>
      <w:bCs/>
    </w:rPr>
  </w:style>
  <w:style w:type="character" w:styleId="Heading7Char" w:customStyle="1">
    <w:name w:val="Heading 7 Char"/>
    <w:link w:val="Heading7"/>
    <w:uiPriority w:val="9"/>
    <w:semiHidden/>
    <w:rsid w:val="00A36C8B"/>
    <w:rPr>
      <w:rFonts w:eastAsia="Times New Roman"/>
      <w:sz w:val="24"/>
      <w:szCs w:val="24"/>
    </w:rPr>
  </w:style>
  <w:style w:type="character" w:styleId="Heading8Char" w:customStyle="1">
    <w:name w:val="Heading 8 Char"/>
    <w:link w:val="Heading8"/>
    <w:uiPriority w:val="9"/>
    <w:semiHidden/>
    <w:rsid w:val="00A36C8B"/>
    <w:rPr>
      <w:rFonts w:eastAsia="Times New Roman"/>
      <w:i/>
      <w:iCs/>
      <w:sz w:val="24"/>
      <w:szCs w:val="24"/>
    </w:rPr>
  </w:style>
  <w:style w:type="character" w:styleId="Heading9Char" w:customStyle="1">
    <w:name w:val="Heading 9 Char"/>
    <w:link w:val="Heading9"/>
    <w:uiPriority w:val="9"/>
    <w:semiHidden/>
    <w:rsid w:val="00A36C8B"/>
    <w:rPr>
      <w:rFonts w:ascii="Calibri Light" w:hAnsi="Calibri Light" w:eastAsia="Times New Roman"/>
    </w:rPr>
  </w:style>
  <w:style w:type="character" w:styleId="Strong">
    <w:name w:val="Strong"/>
    <w:uiPriority w:val="22"/>
    <w:rsid w:val="00987BE0"/>
    <w:rPr>
      <w:b/>
      <w:bCs/>
    </w:rPr>
  </w:style>
  <w:style w:type="paragraph" w:styleId="Figura" w:customStyle="1">
    <w:name w:val="Figura"/>
    <w:link w:val="FiguraChar"/>
    <w:autoRedefine/>
    <w:qFormat/>
    <w:rsid w:val="00A36C8B"/>
    <w:pPr>
      <w:spacing w:before="240"/>
      <w:jc w:val="center"/>
    </w:pPr>
    <w:rPr>
      <w:rFonts w:ascii="Arial" w:hAnsi="Arial"/>
      <w:sz w:val="24"/>
      <w:szCs w:val="22"/>
    </w:rPr>
  </w:style>
  <w:style w:type="paragraph" w:styleId="Ttulodocaptulo" w:customStyle="1">
    <w:name w:val="Título do capítulo"/>
    <w:basedOn w:val="Normal"/>
    <w:link w:val="TtulodocaptuloChar"/>
    <w:qFormat/>
    <w:rsid w:val="000F0E4E"/>
    <w:pPr>
      <w:spacing w:after="160"/>
      <w:jc w:val="left"/>
    </w:pPr>
    <w:rPr>
      <w:b/>
      <w:caps/>
      <w:sz w:val="28"/>
      <w:szCs w:val="20"/>
    </w:rPr>
  </w:style>
  <w:style w:type="character" w:styleId="FiguraChar" w:customStyle="1">
    <w:name w:val="Figura Char"/>
    <w:link w:val="Figura"/>
    <w:rsid w:val="00A36C8B"/>
    <w:rPr>
      <w:rFonts w:ascii="Arial" w:hAnsi="Arial"/>
      <w:sz w:val="24"/>
      <w:szCs w:val="22"/>
    </w:rPr>
  </w:style>
  <w:style w:type="character" w:styleId="TtulodocaptuloChar" w:customStyle="1">
    <w:name w:val="Título do capítulo Char"/>
    <w:link w:val="Ttulodocaptulo"/>
    <w:rsid w:val="000F0E4E"/>
    <w:rPr>
      <w:rFonts w:ascii="Arial" w:hAnsi="Arial"/>
      <w:b/>
      <w:caps/>
      <w:sz w:val="28"/>
    </w:rPr>
  </w:style>
  <w:style w:type="paragraph" w:styleId="SubTtulo-AutoreVerso" w:customStyle="1">
    <w:name w:val="SubTítulo - Autor e Versão"/>
    <w:link w:val="SubTtulo-AutoreVersoChar"/>
    <w:autoRedefine/>
    <w:qFormat/>
    <w:rsid w:val="00591097"/>
    <w:pPr>
      <w:spacing w:after="480" w:line="360" w:lineRule="auto"/>
      <w:jc w:val="center"/>
    </w:pPr>
    <w:rPr>
      <w:rFonts w:ascii="Arial" w:hAnsi="Arial"/>
      <w:b/>
      <w:sz w:val="24"/>
    </w:rPr>
  </w:style>
  <w:style w:type="character" w:styleId="SubTtulo-AutoreVersoChar" w:customStyle="1">
    <w:name w:val="SubTítulo - Autor e Versão Char"/>
    <w:link w:val="SubTtulo-AutoreVerso"/>
    <w:rsid w:val="00591097"/>
    <w:rPr>
      <w:rFonts w:ascii="Arial" w:hAnsi="Arial"/>
      <w:b/>
      <w:sz w:val="24"/>
    </w:rPr>
  </w:style>
  <w:style w:type="paragraph" w:styleId="TtuloTabelas" w:customStyle="1">
    <w:name w:val="Título Tabelas"/>
    <w:basedOn w:val="Normal"/>
    <w:link w:val="TtuloTabelasChar"/>
    <w:rsid w:val="00987BE0"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styleId="NormalTabela" w:customStyle="1">
    <w:name w:val="Normal Tabela"/>
    <w:basedOn w:val="SubTtulo-AutoreVerso"/>
    <w:link w:val="NormalTabelaChar"/>
    <w:rsid w:val="00987BE0"/>
    <w:pPr>
      <w:spacing w:after="0" w:line="240" w:lineRule="auto"/>
      <w:jc w:val="both"/>
    </w:pPr>
    <w:rPr>
      <w:b w:val="0"/>
      <w:bCs/>
      <w:color w:val="000000"/>
      <w:sz w:val="18"/>
    </w:rPr>
  </w:style>
  <w:style w:type="character" w:styleId="TtuloTabelasChar" w:customStyle="1">
    <w:name w:val="Título Tabelas Char"/>
    <w:link w:val="TtuloTabelas"/>
    <w:rsid w:val="00987BE0"/>
    <w:rPr>
      <w:rFonts w:ascii="Arial" w:hAnsi="Arial" w:eastAsia="Calibri" w:cs="Times New Roman"/>
      <w:b/>
      <w:color w:val="000000"/>
      <w:sz w:val="18"/>
    </w:rPr>
  </w:style>
  <w:style w:type="character" w:styleId="NormalTabelaChar" w:customStyle="1">
    <w:name w:val="Normal Tabela Char"/>
    <w:link w:val="NormalTabela"/>
    <w:rsid w:val="00987BE0"/>
    <w:rPr>
      <w:rFonts w:ascii="Arial" w:hAnsi="Arial" w:eastAsia="Calibri" w:cs="Times New Roman"/>
      <w:bCs/>
      <w:color w:val="000000"/>
      <w:sz w:val="18"/>
    </w:rPr>
  </w:style>
  <w:style w:type="paragraph" w:styleId="TOC1">
    <w:name w:val="toc 1"/>
    <w:next w:val="NoSpacing"/>
    <w:autoRedefine/>
    <w:uiPriority w:val="39"/>
    <w:unhideWhenUsed/>
    <w:qFormat/>
    <w:rsid w:val="00B118A1"/>
    <w:pPr>
      <w:tabs>
        <w:tab w:val="left" w:leader="dot" w:pos="8789"/>
      </w:tabs>
      <w:spacing w:before="120"/>
    </w:pPr>
    <w:rPr>
      <w:rFonts w:ascii="Arial" w:hAnsi="Arial"/>
      <w:caps/>
      <w:noProof/>
      <w:sz w:val="24"/>
      <w:szCs w:val="22"/>
    </w:rPr>
  </w:style>
  <w:style w:type="paragraph" w:styleId="TOC2">
    <w:name w:val="toc 2"/>
    <w:next w:val="TOC3"/>
    <w:autoRedefine/>
    <w:uiPriority w:val="39"/>
    <w:unhideWhenUsed/>
    <w:qFormat/>
    <w:rsid w:val="00B118A1"/>
    <w:pPr>
      <w:tabs>
        <w:tab w:val="left" w:leader="dot" w:pos="8789"/>
      </w:tabs>
    </w:pPr>
    <w:rPr>
      <w:rFonts w:ascii="Arial" w:hAnsi="Arial"/>
      <w:sz w:val="24"/>
      <w:szCs w:val="22"/>
    </w:rPr>
  </w:style>
  <w:style w:type="character" w:styleId="Hyperlink">
    <w:name w:val="Hyperlink"/>
    <w:uiPriority w:val="99"/>
    <w:unhideWhenUsed/>
    <w:rsid w:val="00987BE0"/>
    <w:rPr>
      <w:color w:val="0563C1"/>
      <w:u w:val="single"/>
    </w:rPr>
  </w:style>
  <w:style w:type="paragraph" w:styleId="Ttulo-Sumrios" w:customStyle="1">
    <w:name w:val="Título - Sumários"/>
    <w:basedOn w:val="SubTtulo-AutoreVerso"/>
    <w:link w:val="Ttulo-SumriosChar"/>
    <w:autoRedefine/>
    <w:qFormat/>
    <w:rsid w:val="00316877"/>
    <w:pPr>
      <w:tabs>
        <w:tab w:val="left" w:pos="0"/>
      </w:tabs>
    </w:pPr>
    <w:rPr>
      <w:caps/>
      <w:szCs w:val="22"/>
    </w:rPr>
  </w:style>
  <w:style w:type="character" w:styleId="Ttulo-SumriosChar" w:customStyle="1">
    <w:name w:val="Título - Sumários Char"/>
    <w:link w:val="Ttulo-Sumrios"/>
    <w:rsid w:val="00316877"/>
    <w:rPr>
      <w:rFonts w:ascii="Arial" w:hAnsi="Arial"/>
      <w:b/>
      <w:caps/>
      <w:sz w:val="24"/>
      <w:szCs w:val="22"/>
    </w:rPr>
  </w:style>
  <w:style w:type="paragraph" w:styleId="Caption">
    <w:name w:val="caption"/>
    <w:aliases w:val="Legenda da Figura"/>
    <w:next w:val="BodyText"/>
    <w:link w:val="CaptionChar"/>
    <w:autoRedefine/>
    <w:uiPriority w:val="35"/>
    <w:unhideWhenUsed/>
    <w:qFormat/>
    <w:rsid w:val="00ED1183"/>
    <w:pPr>
      <w:contextualSpacing/>
      <w:jc w:val="center"/>
    </w:pPr>
    <w:rPr>
      <w:rFonts w:ascii="Arial" w:hAnsi="Arial"/>
      <w:bCs/>
    </w:rPr>
  </w:style>
  <w:style w:type="paragraph" w:styleId="TableofFigures">
    <w:name w:val="table of figures"/>
    <w:aliases w:val="lISTA de ilustrações"/>
    <w:next w:val="NoSpacing"/>
    <w:autoRedefine/>
    <w:uiPriority w:val="99"/>
    <w:unhideWhenUsed/>
    <w:qFormat/>
    <w:rsid w:val="00A36C8B"/>
    <w:pPr>
      <w:tabs>
        <w:tab w:val="left" w:leader="dot" w:pos="8789"/>
      </w:tabs>
      <w:suppressAutoHyphens/>
    </w:pPr>
    <w:rPr>
      <w:rFonts w:ascii="Arial" w:hAnsi="Arial" w:cs="Calibri"/>
      <w:sz w:val="24"/>
      <w:szCs w:val="22"/>
      <w:lang w:eastAsia="ar-SA"/>
    </w:rPr>
  </w:style>
  <w:style w:type="paragraph" w:styleId="TOC3">
    <w:name w:val="toc 3"/>
    <w:next w:val="TOC4"/>
    <w:autoRedefine/>
    <w:uiPriority w:val="39"/>
    <w:unhideWhenUsed/>
    <w:qFormat/>
    <w:rsid w:val="00B118A1"/>
    <w:pPr>
      <w:tabs>
        <w:tab w:val="left" w:pos="8789"/>
      </w:tabs>
    </w:pPr>
    <w:rPr>
      <w:rFonts w:ascii="Arial" w:hAnsi="Arial"/>
      <w:sz w:val="24"/>
      <w:szCs w:val="22"/>
    </w:rPr>
  </w:style>
  <w:style w:type="paragraph" w:styleId="Quote">
    <w:name w:val="Quote"/>
    <w:aliases w:val="Citação com Olho"/>
    <w:next w:val="BodyText"/>
    <w:link w:val="QuoteChar"/>
    <w:autoRedefine/>
    <w:uiPriority w:val="29"/>
    <w:qFormat/>
    <w:rsid w:val="005A79AF"/>
    <w:pPr>
      <w:pBdr>
        <w:top w:val="single" w:color="auto" w:sz="8" w:space="4"/>
        <w:left w:val="single" w:color="auto" w:sz="8" w:space="4"/>
        <w:bottom w:val="single" w:color="auto" w:sz="8" w:space="4"/>
        <w:right w:val="single" w:color="auto" w:sz="8" w:space="4"/>
      </w:pBdr>
      <w:spacing w:before="240" w:after="360"/>
      <w:jc w:val="center"/>
    </w:pPr>
    <w:rPr>
      <w:rFonts w:ascii="Arial" w:hAnsi="Arial"/>
      <w:i/>
      <w:iCs/>
      <w:sz w:val="24"/>
    </w:rPr>
  </w:style>
  <w:style w:type="character" w:styleId="QuoteChar" w:customStyle="1">
    <w:name w:val="Quote Char"/>
    <w:aliases w:val="Citação com Olho Char"/>
    <w:link w:val="Quote"/>
    <w:uiPriority w:val="29"/>
    <w:rsid w:val="005A79AF"/>
    <w:rPr>
      <w:rFonts w:ascii="Arial" w:hAnsi="Arial"/>
      <w:i/>
      <w:iCs/>
      <w:sz w:val="24"/>
    </w:rPr>
  </w:style>
  <w:style w:type="character" w:styleId="apple-converted-space" w:customStyle="1">
    <w:name w:val="apple-converted-space"/>
    <w:rsid w:val="00987BE0"/>
  </w:style>
  <w:style w:type="paragraph" w:styleId="Cdigo-fonte" w:customStyle="1">
    <w:name w:val="Código-fonte"/>
    <w:basedOn w:val="Normal"/>
    <w:link w:val="Cdigo-fonteChar"/>
    <w:qFormat/>
    <w:rsid w:val="005A79AF"/>
    <w:pPr>
      <w:spacing w:after="0" w:line="240" w:lineRule="auto"/>
    </w:pPr>
    <w:rPr>
      <w:rFonts w:ascii="Courier New" w:hAnsi="Courier New" w:eastAsia="Times New Roman" w:cs="Consolas"/>
      <w:szCs w:val="24"/>
      <w:lang w:val="en-US"/>
    </w:rPr>
  </w:style>
  <w:style w:type="character" w:styleId="Cdigo-fonteChar" w:customStyle="1">
    <w:name w:val="Código-fonte Char"/>
    <w:link w:val="Cdigo-fonte"/>
    <w:rsid w:val="005A79AF"/>
    <w:rPr>
      <w:rFonts w:ascii="Courier New" w:hAnsi="Courier New" w:eastAsia="Times New Roman" w:cs="Consolas"/>
      <w:sz w:val="24"/>
      <w:szCs w:val="24"/>
      <w:lang w:val="en-US"/>
    </w:rPr>
  </w:style>
  <w:style w:type="paragraph" w:styleId="Bibliography">
    <w:name w:val="Bibliography"/>
    <w:next w:val="BodyText"/>
    <w:autoRedefine/>
    <w:uiPriority w:val="37"/>
    <w:unhideWhenUsed/>
    <w:qFormat/>
    <w:rsid w:val="008D10FB"/>
    <w:pPr>
      <w:spacing w:after="360"/>
      <w:jc w:val="both"/>
    </w:pPr>
    <w:rPr>
      <w:rFonts w:ascii="Arial" w:hAnsi="Arial" w:cs="Consolas"/>
      <w:noProof/>
      <w:sz w:val="24"/>
      <w:szCs w:val="24"/>
      <w:lang w:val="en-US"/>
    </w:rPr>
  </w:style>
  <w:style w:type="paragraph" w:styleId="DicaouImportante" w:customStyle="1">
    <w:name w:val="Dica ou Importante"/>
    <w:autoRedefine/>
    <w:qFormat/>
    <w:rsid w:val="0076599A"/>
    <w:pPr>
      <w:pBdr>
        <w:top w:val="dotted" w:color="auto" w:sz="4" w:space="2" w:shadow="1"/>
        <w:left w:val="dotted" w:color="auto" w:sz="4" w:space="4" w:shadow="1"/>
        <w:bottom w:val="dotted" w:color="auto" w:sz="4" w:space="2" w:shadow="1"/>
        <w:right w:val="dotted" w:color="auto" w:sz="4" w:space="13" w:shadow="1"/>
      </w:pBdr>
      <w:shd w:val="pct5" w:color="auto" w:fill="auto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styleId="LegendadeTabela" w:customStyle="1">
    <w:name w:val="Legenda de Tabela"/>
    <w:basedOn w:val="Caption"/>
    <w:link w:val="LegendadeTabelaChar"/>
    <w:rsid w:val="00732060"/>
    <w:pPr>
      <w:spacing w:before="40" w:after="40"/>
      <w:jc w:val="left"/>
    </w:pPr>
  </w:style>
  <w:style w:type="paragraph" w:styleId="Bullet" w:customStyle="1">
    <w:name w:val="Bullet"/>
    <w:link w:val="BulletChar"/>
    <w:autoRedefine/>
    <w:qFormat/>
    <w:rsid w:val="0091487C"/>
    <w:pPr>
      <w:numPr>
        <w:numId w:val="1"/>
      </w:numPr>
      <w:spacing w:after="120" w:line="360" w:lineRule="auto"/>
      <w:ind w:left="1066" w:hanging="357"/>
      <w:jc w:val="both"/>
    </w:pPr>
    <w:rPr>
      <w:rFonts w:ascii="Arial" w:hAnsi="Arial"/>
      <w:noProof/>
      <w:sz w:val="24"/>
      <w:szCs w:val="22"/>
    </w:rPr>
  </w:style>
  <w:style w:type="character" w:styleId="CaptionChar" w:customStyle="1">
    <w:name w:val="Caption Char"/>
    <w:aliases w:val="Legenda da Figura Char"/>
    <w:link w:val="Caption"/>
    <w:uiPriority w:val="35"/>
    <w:rsid w:val="00ED1183"/>
    <w:rPr>
      <w:rFonts w:ascii="Arial" w:hAnsi="Arial"/>
      <w:bCs/>
    </w:rPr>
  </w:style>
  <w:style w:type="character" w:styleId="LegendadeTabelaChar" w:customStyle="1">
    <w:name w:val="Legenda de Tabela Char"/>
    <w:link w:val="LegendadeTabela"/>
    <w:rsid w:val="00732060"/>
    <w:rPr>
      <w:rFonts w:ascii="Arial" w:hAnsi="Arial" w:eastAsia="Calibri" w:cs="Times New Roman"/>
      <w:bCs/>
      <w:sz w:val="20"/>
      <w:szCs w:val="20"/>
    </w:rPr>
  </w:style>
  <w:style w:type="character" w:styleId="BulletChar" w:customStyle="1">
    <w:name w:val="Bullet Char"/>
    <w:link w:val="Bullet"/>
    <w:rsid w:val="0091487C"/>
    <w:rPr>
      <w:rFonts w:ascii="Arial" w:hAnsi="Arial"/>
      <w:noProof/>
      <w:sz w:val="24"/>
      <w:szCs w:val="22"/>
    </w:rPr>
  </w:style>
  <w:style w:type="paragraph" w:styleId="ListParagraph">
    <w:name w:val="List Paragraph"/>
    <w:basedOn w:val="Normal"/>
    <w:autoRedefine/>
    <w:uiPriority w:val="34"/>
    <w:qFormat/>
    <w:rsid w:val="00316877"/>
  </w:style>
  <w:style w:type="paragraph" w:styleId="Header">
    <w:name w:val="header"/>
    <w:basedOn w:val="Normal"/>
    <w:link w:val="HeaderChar"/>
    <w:uiPriority w:val="99"/>
    <w:unhideWhenUsed/>
    <w:rsid w:val="00987BE0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87BE0"/>
    <w:rPr>
      <w:rFonts w:ascii="Arial" w:hAnsi="Arial" w:eastAsia="Calibri" w:cs="Times New Roman"/>
      <w:sz w:val="24"/>
    </w:rPr>
  </w:style>
  <w:style w:type="table" w:styleId="QuadroEAD" w:customStyle="1">
    <w:name w:val="Quadro EAD"/>
    <w:basedOn w:val="TableNormal"/>
    <w:uiPriority w:val="99"/>
    <w:rsid w:val="00987BE0"/>
    <w:rPr>
      <w:rFonts w:ascii="Arial" w:hAnsi="Arial"/>
      <w:sz w:val="24"/>
      <w:lang w:eastAsia="pt-B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blStylePr w:type="firstRow">
      <w:pPr>
        <w:jc w:val="center"/>
      </w:pPr>
      <w:rPr>
        <w:rFonts w:ascii="Arial" w:hAnsi="Arial"/>
        <w:b/>
        <w:sz w:val="24"/>
      </w:rPr>
      <w:tblPr/>
      <w:tcPr>
        <w:shd w:val="clear" w:color="auto" w:fill="E7E6E6" w:themeFill="background2"/>
        <w:vAlign w:val="center"/>
      </w:tcPr>
    </w:tblStylePr>
  </w:style>
  <w:style w:type="paragraph" w:styleId="Footer">
    <w:name w:val="footer"/>
    <w:link w:val="FooterChar"/>
    <w:autoRedefine/>
    <w:uiPriority w:val="99"/>
    <w:unhideWhenUsed/>
    <w:qFormat/>
    <w:rsid w:val="00A36C8B"/>
    <w:pPr>
      <w:tabs>
        <w:tab w:val="center" w:pos="4252"/>
        <w:tab w:val="right" w:pos="8504"/>
      </w:tabs>
    </w:pPr>
    <w:rPr>
      <w:rFonts w:ascii="Arial" w:hAnsi="Arial"/>
      <w:szCs w:val="22"/>
    </w:rPr>
  </w:style>
  <w:style w:type="character" w:styleId="FooterChar" w:customStyle="1">
    <w:name w:val="Footer Char"/>
    <w:link w:val="Footer"/>
    <w:uiPriority w:val="99"/>
    <w:rsid w:val="00A36C8B"/>
    <w:rPr>
      <w:rFonts w:ascii="Arial" w:hAnsi="Arial"/>
      <w:szCs w:val="22"/>
    </w:rPr>
  </w:style>
  <w:style w:type="table" w:styleId="Histricoderevises" w:customStyle="1">
    <w:name w:val="Histórico de revisões"/>
    <w:basedOn w:val="TableNormal"/>
    <w:uiPriority w:val="99"/>
    <w:rsid w:val="00987BE0"/>
    <w:rPr>
      <w:rFonts w:ascii="Arial" w:hAnsi="Arial"/>
      <w:sz w:val="18"/>
    </w:rPr>
    <w:tblPr>
      <w:tblStyleRowBandSize w:val="1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987BE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cdigo-fonte" w:customStyle="1">
    <w:name w:val="Tabela de código-fonte"/>
    <w:basedOn w:val="TableNormal"/>
    <w:uiPriority w:val="99"/>
    <w:rsid w:val="00987BE0"/>
    <w:rPr>
      <w:rFonts w:ascii="Courier New" w:hAnsi="Courier New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egendadaFontedaFigura" w:customStyle="1">
    <w:name w:val="Legenda da Fonte da Figura"/>
    <w:basedOn w:val="Caption"/>
    <w:link w:val="LegendadaFontedaFiguraChar"/>
    <w:rsid w:val="00C2382B"/>
    <w:pPr>
      <w:spacing w:after="240"/>
    </w:pPr>
  </w:style>
  <w:style w:type="table" w:styleId="TabelaEAD" w:customStyle="1">
    <w:name w:val="Tabela EAD"/>
    <w:basedOn w:val="TableNormal"/>
    <w:uiPriority w:val="99"/>
    <w:rsid w:val="00316B13"/>
    <w:pPr>
      <w:jc w:val="center"/>
    </w:pPr>
    <w:rPr>
      <w:rFonts w:ascii="Arial" w:hAnsi="Arial"/>
    </w:rPr>
    <w:tblPr>
      <w:tblStyleRowBandSize w:val="1"/>
      <w:tblStyleColBandSize w:val="1"/>
      <w:tblBorders>
        <w:bottom w:val="single" w:color="auto" w:sz="4" w:space="0"/>
        <w:insideV w:val="single" w:color="auto" w:sz="4" w:space="0"/>
      </w:tblBorders>
    </w:tblPr>
    <w:tcPr>
      <w:vAlign w:val="center"/>
    </w:tcPr>
    <w:tblStylePr w:type="firstRow">
      <w:pPr>
        <w:jc w:val="center"/>
      </w:pPr>
      <w:rPr>
        <w:rFonts w:ascii="Arial" w:hAnsi="Arial"/>
        <w:sz w:val="20"/>
      </w:rPr>
      <w:tblPr/>
      <w:tcPr>
        <w:tcBorders>
          <w:top w:val="single" w:color="auto" w:sz="4" w:space="0"/>
          <w:left w:val="nil"/>
          <w:bottom w:val="nil"/>
          <w:right w:val="nil"/>
          <w:insideH w:val="single" w:color="auto" w:sz="4" w:space="0"/>
          <w:insideV w:val="single" w:color="auto" w:sz="4" w:space="0"/>
          <w:tl2br w:val="nil"/>
          <w:tr2bl w:val="nil"/>
        </w:tcBorders>
        <w:shd w:val="clear" w:color="auto" w:fill="E7E6E6" w:themeFill="background2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single" w:color="auto" w:sz="4" w:space="0"/>
          <w:insideV w:val="nil"/>
          <w:tl2br w:val="nil"/>
          <w:tr2bl w:val="nil"/>
        </w:tcBorders>
      </w:tcPr>
    </w:tblStylePr>
    <w:tblStylePr w:type="band1Vert">
      <w:tblPr/>
      <w:tcPr>
        <w:tcBorders>
          <w:right w:val="single" w:color="auto" w:sz="4" w:space="0"/>
          <w:insideV w:val="nil"/>
        </w:tcBorders>
      </w:tcPr>
    </w:tblStylePr>
    <w:tblStylePr w:type="band2Vert">
      <w:tblPr/>
      <w:tcPr>
        <w:tcBorders>
          <w:left w:val="nil"/>
          <w:right w:val="single" w:color="auto" w:sz="4" w:space="0"/>
          <w:insideV w:val="nil"/>
        </w:tcBorders>
      </w:tcPr>
    </w:tblStylePr>
    <w:tblStylePr w:type="band1Horz">
      <w:tblPr/>
      <w:tcPr>
        <w:tcBorders>
          <w:top w:val="single" w:color="auto" w:sz="4" w:space="0"/>
          <w:bottom w:val="nil"/>
        </w:tcBorders>
      </w:tcPr>
    </w:tblStylePr>
    <w:tblStylePr w:type="band2Horz">
      <w:tblPr/>
      <w:tcPr>
        <w:tcBorders>
          <w:top w:val="single" w:color="auto" w:sz="4" w:space="0"/>
        </w:tcBorders>
      </w:tcPr>
    </w:tblStylePr>
  </w:style>
  <w:style w:type="character" w:styleId="LegendadaFontedaFiguraChar" w:customStyle="1">
    <w:name w:val="Legenda da Fonte da Figura Char"/>
    <w:basedOn w:val="CaptionChar"/>
    <w:link w:val="LegendadaFontedaFigura"/>
    <w:rsid w:val="00C2382B"/>
    <w:rPr>
      <w:rFonts w:ascii="Arial" w:hAnsi="Arial" w:eastAsia="Calibri" w:cs="Times New Roman"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6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36C8B"/>
    <w:rPr>
      <w:rFonts w:ascii="Tahoma" w:hAnsi="Tahoma" w:eastAsia="Calibri" w:cs="Tahoma"/>
      <w:sz w:val="16"/>
      <w:szCs w:val="16"/>
    </w:rPr>
  </w:style>
  <w:style w:type="paragraph" w:styleId="LegendadeQuadro" w:customStyle="1">
    <w:name w:val="Legenda de Quadro"/>
    <w:basedOn w:val="Caption"/>
    <w:link w:val="LegendadeQuadroChar"/>
    <w:qFormat/>
    <w:rsid w:val="00A36C8B"/>
    <w:pPr>
      <w:jc w:val="left"/>
    </w:pPr>
  </w:style>
  <w:style w:type="character" w:styleId="LegendadeQuadroChar" w:customStyle="1">
    <w:name w:val="Legenda de Quadro Char"/>
    <w:link w:val="LegendadeQuadro"/>
    <w:rsid w:val="00A36C8B"/>
    <w:rPr>
      <w:rFonts w:ascii="Arial" w:hAnsi="Arial"/>
      <w:bCs/>
    </w:rPr>
  </w:style>
  <w:style w:type="paragraph" w:styleId="TXTRESUMO" w:customStyle="1">
    <w:name w:val="TXT RESUMO"/>
    <w:link w:val="TXTRESUMOChar"/>
    <w:autoRedefine/>
    <w:qFormat/>
    <w:rsid w:val="00A36C8B"/>
    <w:pPr>
      <w:jc w:val="both"/>
    </w:pPr>
    <w:rPr>
      <w:rFonts w:ascii="Arial" w:hAnsi="Arial"/>
      <w:sz w:val="24"/>
      <w:szCs w:val="22"/>
    </w:rPr>
  </w:style>
  <w:style w:type="character" w:styleId="TXTRESUMOChar" w:customStyle="1">
    <w:name w:val="TXT RESUMO Char"/>
    <w:basedOn w:val="DefaultParagraphFont"/>
    <w:link w:val="TXTRESUMO"/>
    <w:rsid w:val="00A36C8B"/>
    <w:rPr>
      <w:rFonts w:ascii="Arial" w:hAnsi="Arial"/>
      <w:sz w:val="24"/>
      <w:szCs w:val="22"/>
    </w:rPr>
  </w:style>
  <w:style w:type="paragraph" w:styleId="FonteFigura" w:customStyle="1">
    <w:name w:val="FonteFigura"/>
    <w:link w:val="FonteFiguraChar"/>
    <w:autoRedefine/>
    <w:qFormat/>
    <w:rsid w:val="00ED1183"/>
    <w:pPr>
      <w:spacing w:after="240"/>
      <w:jc w:val="center"/>
    </w:pPr>
    <w:rPr>
      <w:rFonts w:ascii="Arial" w:hAnsi="Arial"/>
      <w:bCs/>
    </w:rPr>
  </w:style>
  <w:style w:type="character" w:styleId="FonteFiguraChar" w:customStyle="1">
    <w:name w:val="FonteFigura Char"/>
    <w:basedOn w:val="CaptionChar"/>
    <w:link w:val="FonteFigura"/>
    <w:rsid w:val="00ED1183"/>
    <w:rPr>
      <w:rFonts w:ascii="Arial" w:hAnsi="Arial"/>
      <w:bCs/>
    </w:rPr>
  </w:style>
  <w:style w:type="paragraph" w:styleId="separador" w:customStyle="1">
    <w:name w:val="separador"/>
    <w:link w:val="separadorChar"/>
    <w:autoRedefine/>
    <w:qFormat/>
    <w:rsid w:val="00A36C8B"/>
    <w:rPr>
      <w:rFonts w:ascii="Arial" w:hAnsi="Arial"/>
      <w:sz w:val="24"/>
      <w:szCs w:val="22"/>
    </w:rPr>
  </w:style>
  <w:style w:type="character" w:styleId="separadorChar" w:customStyle="1">
    <w:name w:val="separador Char"/>
    <w:basedOn w:val="DefaultParagraphFont"/>
    <w:link w:val="separador"/>
    <w:rsid w:val="00A36C8B"/>
    <w:rPr>
      <w:rFonts w:ascii="Arial" w:hAnsi="Arial"/>
      <w:sz w:val="24"/>
      <w:szCs w:val="22"/>
    </w:rPr>
  </w:style>
  <w:style w:type="paragraph" w:styleId="BodyText">
    <w:name w:val="Body Text"/>
    <w:basedOn w:val="Normal"/>
    <w:link w:val="BodyTextChar"/>
    <w:uiPriority w:val="99"/>
    <w:unhideWhenUsed/>
    <w:rsid w:val="00A36C8B"/>
  </w:style>
  <w:style w:type="character" w:styleId="BodyTextChar" w:customStyle="1">
    <w:name w:val="Body Text Char"/>
    <w:basedOn w:val="DefaultParagraphFont"/>
    <w:link w:val="BodyText"/>
    <w:uiPriority w:val="99"/>
    <w:rsid w:val="00A36C8B"/>
    <w:rPr>
      <w:rFonts w:ascii="Arial" w:hAnsi="Arial"/>
      <w:sz w:val="24"/>
      <w:szCs w:val="22"/>
    </w:rPr>
  </w:style>
  <w:style w:type="paragraph" w:styleId="NoSpacing">
    <w:name w:val="No Spacing"/>
    <w:uiPriority w:val="1"/>
    <w:rsid w:val="00A36C8B"/>
    <w:pPr>
      <w:ind w:firstLine="851"/>
      <w:jc w:val="both"/>
    </w:pPr>
    <w:rPr>
      <w:rFonts w:ascii="Arial" w:hAnsi="Arial"/>
      <w:sz w:val="24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36C8B"/>
    <w:pPr>
      <w:spacing w:after="100"/>
      <w:ind w:left="720"/>
    </w:pPr>
  </w:style>
  <w:style w:type="character" w:styleId="CommentReference">
    <w:name w:val="annotation reference"/>
    <w:basedOn w:val="DefaultParagraphFont"/>
    <w:uiPriority w:val="99"/>
    <w:semiHidden/>
    <w:unhideWhenUsed/>
    <w:rsid w:val="00A36C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36C8B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A36C8B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6C8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A36C8B"/>
    <w:rPr>
      <w:rFonts w:ascii="Arial" w:hAnsi="Arial"/>
      <w:b/>
      <w:bCs/>
    </w:rPr>
  </w:style>
  <w:style w:type="paragraph" w:styleId="TextoQuadro" w:customStyle="1">
    <w:name w:val="TextoQuadro"/>
    <w:link w:val="TextoQuadroChar"/>
    <w:autoRedefine/>
    <w:qFormat/>
    <w:rsid w:val="00556B5B"/>
    <w:rPr>
      <w:rFonts w:ascii="Arial" w:hAnsi="Arial"/>
      <w:sz w:val="22"/>
      <w:szCs w:val="22"/>
      <w:lang w:eastAsia="pt-BR"/>
    </w:rPr>
  </w:style>
  <w:style w:type="paragraph" w:styleId="TextoTabela" w:customStyle="1">
    <w:name w:val="TextoTabela"/>
    <w:basedOn w:val="TextoQuadro"/>
    <w:link w:val="TextoTabelaChar"/>
    <w:autoRedefine/>
    <w:qFormat/>
    <w:rsid w:val="00556B5B"/>
    <w:pPr>
      <w:jc w:val="right"/>
    </w:pPr>
  </w:style>
  <w:style w:type="character" w:styleId="TextoQuadroChar" w:customStyle="1">
    <w:name w:val="TextoQuadro Char"/>
    <w:basedOn w:val="DefaultParagraphFont"/>
    <w:link w:val="TextoQuadro"/>
    <w:rsid w:val="00556B5B"/>
    <w:rPr>
      <w:rFonts w:ascii="Arial" w:hAnsi="Arial"/>
      <w:sz w:val="22"/>
      <w:szCs w:val="22"/>
      <w:lang w:eastAsia="pt-BR"/>
    </w:rPr>
  </w:style>
  <w:style w:type="paragraph" w:styleId="ttuloqdtabela" w:customStyle="1">
    <w:name w:val="títuloqdtabela"/>
    <w:basedOn w:val="TextoQuadro"/>
    <w:link w:val="ttuloqdtabelaChar"/>
    <w:autoRedefine/>
    <w:qFormat/>
    <w:rsid w:val="00556B5B"/>
    <w:pPr>
      <w:jc w:val="center"/>
    </w:pPr>
    <w:rPr>
      <w:b/>
    </w:rPr>
  </w:style>
  <w:style w:type="character" w:styleId="TextoTabelaChar" w:customStyle="1">
    <w:name w:val="TextoTabela Char"/>
    <w:basedOn w:val="TextoQuadroChar"/>
    <w:link w:val="TextoTabela"/>
    <w:rsid w:val="00556B5B"/>
    <w:rPr>
      <w:rFonts w:ascii="Arial" w:hAnsi="Arial"/>
      <w:sz w:val="22"/>
      <w:szCs w:val="22"/>
      <w:lang w:eastAsia="pt-BR"/>
    </w:rPr>
  </w:style>
  <w:style w:type="paragraph" w:styleId="Citaodiretalonga" w:customStyle="1">
    <w:name w:val="Citação direta longa"/>
    <w:link w:val="CitaodiretalongaChar"/>
    <w:autoRedefine/>
    <w:qFormat/>
    <w:rsid w:val="0076599A"/>
    <w:pPr>
      <w:spacing w:before="240" w:after="360"/>
      <w:ind w:left="2268"/>
      <w:jc w:val="both"/>
    </w:pPr>
    <w:rPr>
      <w:rFonts w:ascii="Arial" w:hAnsi="Arial"/>
      <w:sz w:val="22"/>
      <w:szCs w:val="22"/>
    </w:rPr>
  </w:style>
  <w:style w:type="character" w:styleId="ttuloqdtabelaChar" w:customStyle="1">
    <w:name w:val="títuloqdtabela Char"/>
    <w:basedOn w:val="TextoQuadroChar"/>
    <w:link w:val="ttuloqdtabela"/>
    <w:rsid w:val="00556B5B"/>
    <w:rPr>
      <w:rFonts w:ascii="Arial" w:hAnsi="Arial"/>
      <w:b/>
      <w:sz w:val="22"/>
      <w:szCs w:val="22"/>
      <w:lang w:eastAsia="pt-BR"/>
    </w:rPr>
  </w:style>
  <w:style w:type="character" w:styleId="CitaodiretalongaChar" w:customStyle="1">
    <w:name w:val="Citação direta longa Char"/>
    <w:basedOn w:val="DefaultParagraphFont"/>
    <w:link w:val="Citaodiretalonga"/>
    <w:rsid w:val="0076599A"/>
    <w:rPr>
      <w:rFonts w:ascii="Arial" w:hAnsi="Arial"/>
      <w:sz w:val="22"/>
      <w:szCs w:val="22"/>
    </w:rPr>
  </w:style>
  <w:style w:type="paragraph" w:styleId="Comandodeprompt" w:customStyle="1">
    <w:name w:val="Comando de prompt"/>
    <w:basedOn w:val="Normal"/>
    <w:link w:val="ComandodepromptChar"/>
    <w:autoRedefine/>
    <w:qFormat/>
    <w:rsid w:val="002E35AE"/>
    <w:pPr>
      <w:framePr w:wrap="around" w:hAnchor="text" w:vAnchor="text" w:y="1"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styleId="Sub-bullet" w:customStyle="1">
    <w:name w:val="Sub-bullet"/>
    <w:basedOn w:val="Normal"/>
    <w:link w:val="Sub-bulletChar"/>
    <w:qFormat/>
    <w:rsid w:val="0091487C"/>
    <w:pPr>
      <w:numPr>
        <w:numId w:val="11"/>
      </w:numPr>
      <w:ind w:left="1282" w:hanging="210"/>
    </w:pPr>
  </w:style>
  <w:style w:type="character" w:styleId="ComandodepromptChar" w:customStyle="1">
    <w:name w:val="Comando de prompt Char"/>
    <w:basedOn w:val="DefaultParagraphFont"/>
    <w:link w:val="Comandodeprompt"/>
    <w:rsid w:val="002E35AE"/>
    <w:rPr>
      <w:rFonts w:ascii="Courier New" w:hAnsi="Courier New"/>
      <w:sz w:val="24"/>
      <w:szCs w:val="22"/>
    </w:rPr>
  </w:style>
  <w:style w:type="character" w:styleId="Sub-bulletChar" w:customStyle="1">
    <w:name w:val="Sub-bullet Char"/>
    <w:basedOn w:val="DefaultParagraphFont"/>
    <w:link w:val="Sub-bullet"/>
    <w:rsid w:val="0091487C"/>
    <w:rPr>
      <w:rFonts w:ascii="Arial" w:hAnsi="Arial"/>
      <w:sz w:val="24"/>
      <w:szCs w:val="22"/>
    </w:rPr>
  </w:style>
  <w:style w:type="paragraph" w:styleId="NormalWeb">
    <w:name w:val="Normal (Web)"/>
    <w:basedOn w:val="Normal"/>
    <w:uiPriority w:val="99"/>
    <w:unhideWhenUsed/>
    <w:rsid w:val="00A53080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eastAsia="Times New Roman"/>
      <w:szCs w:val="24"/>
      <w:lang w:eastAsia="pt-BR"/>
    </w:rPr>
  </w:style>
  <w:style w:type="character" w:styleId="normaltextrun" w:customStyle="1">
    <w:name w:val="normaltextrun"/>
    <w:basedOn w:val="DefaultParagraphFont"/>
    <w:rsid w:val="00EE13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2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image" Target="media/image6.png" Id="rId1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endnotes" Target="endnotes.xml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1703\Desktop\Templates\FIAP%20ON%20-%20Template%20para%20material%20did&#225;tic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b947af2-26f0-411d-a536-f4cbb904cdf6" xsi:nil="true"/>
    <lcf76f155ced4ddcb4097134ff3c332f xmlns="5b046cae-d1d8-432d-b4bb-58d09b590569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73F43C90795D34597BB9869193EBE29" ma:contentTypeVersion="14" ma:contentTypeDescription="Crie um novo documento." ma:contentTypeScope="" ma:versionID="a23342caa5d1e5d86dbf8b49a9696f46">
  <xsd:schema xmlns:xsd="http://www.w3.org/2001/XMLSchema" xmlns:xs="http://www.w3.org/2001/XMLSchema" xmlns:p="http://schemas.microsoft.com/office/2006/metadata/properties" xmlns:ns2="5b046cae-d1d8-432d-b4bb-58d09b590569" xmlns:ns3="eb947af2-26f0-411d-a536-f4cbb904cdf6" targetNamespace="http://schemas.microsoft.com/office/2006/metadata/properties" ma:root="true" ma:fieldsID="f39abda0f092036d3e613d2b70652a31" ns2:_="" ns3:_="">
    <xsd:import namespace="5b046cae-d1d8-432d-b4bb-58d09b590569"/>
    <xsd:import namespace="eb947af2-26f0-411d-a536-f4cbb904cd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046cae-d1d8-432d-b4bb-58d09b5905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947af2-26f0-411d-a536-f4cbb904cdf6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513bee62-8620-4ab6-95a3-31e8dce403ba}" ma:internalName="TaxCatchAll" ma:showField="CatchAllData" ma:web="eb947af2-26f0-411d-a536-f4cbb904cd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5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BA7911-7F0D-4BED-8F5A-24ABD02D81E6}">
  <ds:schemaRefs>
    <ds:schemaRef ds:uri="http://schemas.microsoft.com/office/2006/metadata/properties"/>
    <ds:schemaRef ds:uri="http://schemas.microsoft.com/office/infopath/2007/PartnerControls"/>
    <ds:schemaRef ds:uri="eb947af2-26f0-411d-a536-f4cbb904cdf6"/>
    <ds:schemaRef ds:uri="5b046cae-d1d8-432d-b4bb-58d09b590569"/>
  </ds:schemaRefs>
</ds:datastoreItem>
</file>

<file path=customXml/itemProps2.xml><?xml version="1.0" encoding="utf-8"?>
<ds:datastoreItem xmlns:ds="http://schemas.openxmlformats.org/officeDocument/2006/customXml" ds:itemID="{6348B837-D4FB-439E-AD4B-3196503E22A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98F90DC-4998-4E9F-8F2A-360DA146253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68C63E-63C7-4B6B-A4E3-A37EE0FAF30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FIAP ON - Template para material didático.dotx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Template</dc:title>
  <dc:subject>FIAP ON - Geração de Conteúdo</dc:subject>
  <dc:creator>Allyne Fiorentino de Oliveira</dc:creator>
  <keywords>FIAP ON;Material Didático</keywords>
  <lastModifiedBy>Rita de Cássia Rodrigues</lastModifiedBy>
  <revision>46</revision>
  <dcterms:created xsi:type="dcterms:W3CDTF">2019-06-10T17:57:00.0000000Z</dcterms:created>
  <dcterms:modified xsi:type="dcterms:W3CDTF">2024-06-27T12:58:01.5152018Z</dcterms:modified>
  <category>Material Didático</category>
  <contentStatus>Rascunho</contentStatus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0x010100073F43C90795D34597BB9869193EBE29</vt:lpwstr>
  </property>
  <property fmtid="{D5CDD505-2E9C-101B-9397-08002B2CF9AE}" pid="3" name="MediaServiceImageTags">
    <vt:lpwstr/>
  </property>
</Properties>
</file>